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31C05" w14:textId="66DC0795" w:rsidR="0019221F" w:rsidRDefault="00496CB8" w:rsidP="00A505B7">
      <w:pPr>
        <w:pStyle w:val="Title"/>
      </w:pPr>
      <w:r>
        <w:t>Description of Cat Mario Game</w:t>
      </w:r>
    </w:p>
    <w:p w14:paraId="6BF32636" w14:textId="77777777" w:rsidR="00496CB8" w:rsidRDefault="00496CB8" w:rsidP="00165115">
      <w:pPr>
        <w:jc w:val="both"/>
      </w:pPr>
    </w:p>
    <w:p w14:paraId="73CAA9DD" w14:textId="61157110" w:rsidR="002743CE" w:rsidRDefault="002743CE" w:rsidP="00165115">
      <w:pPr>
        <w:pStyle w:val="BodyText"/>
        <w:spacing w:before="434" w:line="343" w:lineRule="auto"/>
        <w:ind w:left="123" w:right="205"/>
        <w:jc w:val="both"/>
      </w:pPr>
      <w:r>
        <w:t>In order to build our game today, we're going to draw our own backdrop, and use a lot</w:t>
      </w:r>
      <w:r>
        <w:rPr>
          <w:spacing w:val="-63"/>
        </w:rPr>
        <w:t xml:space="preserve"> </w:t>
      </w:r>
      <w:r>
        <w:t xml:space="preserve">of 'if-then' blocks in </w:t>
      </w:r>
      <w:hyperlink r:id="rId8">
        <w:r>
          <w:rPr>
            <w:spacing w:val="-128"/>
          </w:rPr>
          <w:t>S</w:t>
        </w:r>
        <w:r>
          <w:rPr>
            <w:spacing w:val="61"/>
            <w:u w:val="single"/>
          </w:rPr>
          <w:t xml:space="preserve"> </w:t>
        </w:r>
        <w:r>
          <w:t xml:space="preserve">cratch coding </w:t>
        </w:r>
      </w:hyperlink>
      <w:r>
        <w:t>to both check and see if two sprites are touching,</w:t>
      </w:r>
      <w:r>
        <w:rPr>
          <w:spacing w:val="1"/>
        </w:rPr>
        <w:t xml:space="preserve"> </w:t>
      </w:r>
      <w:r>
        <w:t>and also allow ourselves to control a sprite with the arrow keys on our keyboard. Here's</w:t>
      </w:r>
      <w:r>
        <w:rPr>
          <w:spacing w:val="-63"/>
        </w:rPr>
        <w:t xml:space="preserve"> </w:t>
      </w:r>
      <w:r>
        <w:rPr>
          <w:spacing w:val="-1"/>
        </w:rPr>
        <w:t>a</w:t>
      </w:r>
      <w:r>
        <w:t xml:space="preserve"> link to the </w:t>
      </w:r>
      <w:hyperlink r:id="rId9">
        <w:r w:rsidR="00995B67">
          <w:rPr>
            <w:spacing w:val="-118"/>
          </w:rPr>
          <w:t>F</w:t>
        </w:r>
        <w:r w:rsidR="00995B67">
          <w:t xml:space="preserve">  inished</w:t>
        </w:r>
        <w:r w:rsidR="00A346F0">
          <w:t xml:space="preserve"> </w:t>
        </w:r>
        <w:r>
          <w:t>Project</w:t>
        </w:r>
      </w:hyperlink>
      <w:r>
        <w:t>.</w:t>
      </w:r>
    </w:p>
    <w:p w14:paraId="7AA3AA56" w14:textId="47EFB3E0" w:rsidR="002743CE" w:rsidRDefault="00397413" w:rsidP="00165115">
      <w:pPr>
        <w:jc w:val="both"/>
      </w:pPr>
      <w:r>
        <w:t xml:space="preserve"> </w:t>
      </w:r>
    </w:p>
    <w:p w14:paraId="603F61DB" w14:textId="47972436" w:rsidR="00397413" w:rsidRDefault="00573C57" w:rsidP="00165115">
      <w:pPr>
        <w:pStyle w:val="Heading1"/>
        <w:numPr>
          <w:ilvl w:val="0"/>
          <w:numId w:val="2"/>
        </w:numPr>
        <w:jc w:val="both"/>
      </w:pPr>
      <w:r>
        <w:t>Draw the back drop</w:t>
      </w:r>
    </w:p>
    <w:p w14:paraId="192C499E" w14:textId="5310DF94" w:rsidR="009C5F7C" w:rsidRDefault="009C5F7C" w:rsidP="00165115">
      <w:pPr>
        <w:jc w:val="both"/>
      </w:pPr>
      <w:r>
        <w:t xml:space="preserve"> </w:t>
      </w:r>
    </w:p>
    <w:p w14:paraId="3AD4AAEF" w14:textId="79B94A2A" w:rsidR="009C5F7C" w:rsidRDefault="009C5F7C" w:rsidP="00165115">
      <w:pPr>
        <w:jc w:val="both"/>
      </w:pPr>
      <w:r>
        <w:t>First of all</w:t>
      </w:r>
      <w:r w:rsidR="007B7E2E">
        <w:t xml:space="preserve">, go to “add a </w:t>
      </w:r>
      <w:r w:rsidR="009552B2">
        <w:t xml:space="preserve">back drop” in the right </w:t>
      </w:r>
      <w:r w:rsidR="00D86B70">
        <w:t>bottom, place</w:t>
      </w:r>
      <w:r w:rsidR="009552B2">
        <w:t xml:space="preserve"> the arrow on it, it will </w:t>
      </w:r>
      <w:proofErr w:type="spellStart"/>
      <w:r w:rsidR="009552B2">
        <w:t>popup</w:t>
      </w:r>
      <w:proofErr w:type="spellEnd"/>
      <w:r w:rsidR="009552B2">
        <w:t xml:space="preserve"> </w:t>
      </w:r>
      <w:r w:rsidR="00D86B70">
        <w:t>a new menu</w:t>
      </w:r>
      <w:r w:rsidR="009552B2">
        <w:t xml:space="preserve">, select </w:t>
      </w:r>
      <w:r w:rsidR="00C70B4A">
        <w:t xml:space="preserve">paint. Now in the paint screen, select rectangle, </w:t>
      </w:r>
      <w:r w:rsidR="008260C6">
        <w:t xml:space="preserve">choose the specific color and </w:t>
      </w:r>
      <w:r w:rsidR="00722D6A">
        <w:t xml:space="preserve">draw a rectangle all over the paint area. </w:t>
      </w:r>
      <w:r w:rsidR="003059C2">
        <w:t>Now lighten the selected color and add long rectangles</w:t>
      </w:r>
      <w:r w:rsidR="00CF778E">
        <w:t xml:space="preserve"> on the screen in specific order</w:t>
      </w:r>
      <w:r w:rsidR="003059C2">
        <w:t xml:space="preserve"> </w:t>
      </w:r>
      <w:r w:rsidR="00CF778E">
        <w:t>as</w:t>
      </w:r>
      <w:r w:rsidR="003059C2">
        <w:t xml:space="preserve"> </w:t>
      </w:r>
      <w:r w:rsidR="00CF778E">
        <w:t>the mirror shade.</w:t>
      </w:r>
      <w:r w:rsidR="00316552">
        <w:t xml:space="preserve"> I</w:t>
      </w:r>
      <w:r w:rsidR="00CF778E">
        <w:t xml:space="preserve">t will look like </w:t>
      </w:r>
      <w:r w:rsidR="0033624B">
        <w:t>this:</w:t>
      </w:r>
    </w:p>
    <w:p w14:paraId="25BE9588" w14:textId="44205DA4" w:rsidR="0033624B" w:rsidRDefault="000018B1" w:rsidP="00165115">
      <w:pPr>
        <w:jc w:val="both"/>
      </w:pPr>
      <w:r>
        <w:rPr>
          <w:noProof/>
        </w:rPr>
        <w:drawing>
          <wp:inline distT="0" distB="0" distL="0" distR="0" wp14:anchorId="28B54268" wp14:editId="52FE2482">
            <wp:extent cx="5892800" cy="3742055"/>
            <wp:effectExtent l="0" t="0" r="0" b="0"/>
            <wp:docPr id="7019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32570" name="Picture 7019325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871" cy="37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16B6" w14:textId="5A32BB5A" w:rsidR="00BF74C2" w:rsidRDefault="006529D5" w:rsidP="00165115">
      <w:pPr>
        <w:pStyle w:val="Heading1"/>
        <w:numPr>
          <w:ilvl w:val="0"/>
          <w:numId w:val="2"/>
        </w:numPr>
        <w:jc w:val="both"/>
      </w:pPr>
      <w:r>
        <w:lastRenderedPageBreak/>
        <w:t>Pick your sprites</w:t>
      </w:r>
    </w:p>
    <w:p w14:paraId="01CCB3C7" w14:textId="77777777" w:rsidR="009B3948" w:rsidRPr="009B3948" w:rsidRDefault="009B3948" w:rsidP="00165115">
      <w:pPr>
        <w:jc w:val="both"/>
      </w:pPr>
    </w:p>
    <w:p w14:paraId="7B9E15DB" w14:textId="364844C8" w:rsidR="00B3084C" w:rsidRDefault="009B3948" w:rsidP="00165115">
      <w:pPr>
        <w:jc w:val="both"/>
      </w:pPr>
      <w:r>
        <w:t xml:space="preserve">Now </w:t>
      </w:r>
      <w:proofErr w:type="spellStart"/>
      <w:r>
        <w:t>its</w:t>
      </w:r>
      <w:proofErr w:type="spellEnd"/>
      <w:r>
        <w:t xml:space="preserve"> time to add</w:t>
      </w:r>
      <w:r w:rsidR="00316552">
        <w:t xml:space="preserve"> </w:t>
      </w:r>
      <w:proofErr w:type="spellStart"/>
      <w:r w:rsidR="00316552">
        <w:t>i</w:t>
      </w:r>
      <w:proofErr w:type="spellEnd"/>
      <w:r>
        <w:t xml:space="preserve">, </w:t>
      </w:r>
      <w:r w:rsidR="00C631B8">
        <w:t xml:space="preserve">one sprite is </w:t>
      </w:r>
      <w:r w:rsidR="00403F6E">
        <w:t xml:space="preserve">already added which is a cat. </w:t>
      </w:r>
      <w:r w:rsidR="00630AD6">
        <w:t xml:space="preserve">For </w:t>
      </w:r>
      <w:r w:rsidR="00436653">
        <w:t>more, go</w:t>
      </w:r>
      <w:r>
        <w:t xml:space="preserve"> to</w:t>
      </w:r>
      <w:r w:rsidR="005B1028">
        <w:t xml:space="preserve"> “</w:t>
      </w:r>
      <w:r>
        <w:t>add sprites</w:t>
      </w:r>
      <w:r w:rsidR="005B1028">
        <w:t>”</w:t>
      </w:r>
      <w:r w:rsidR="00630AD6">
        <w:t xml:space="preserve"> in the right bottom</w:t>
      </w:r>
      <w:r w:rsidR="00F33976">
        <w:t xml:space="preserve">. Space arrow on it, a popup will </w:t>
      </w:r>
      <w:r w:rsidR="00436653">
        <w:t>display</w:t>
      </w:r>
      <w:r w:rsidR="00F33976">
        <w:t xml:space="preserve">. Select </w:t>
      </w:r>
      <w:r w:rsidR="00723DD0">
        <w:t>paint, in paint screen, I have used different shape</w:t>
      </w:r>
      <w:r w:rsidR="008D79A2">
        <w:t>s</w:t>
      </w:r>
      <w:r w:rsidR="00723DD0">
        <w:t xml:space="preserve">, first of all </w:t>
      </w:r>
      <w:r w:rsidR="00436653">
        <w:t>see the following pic</w:t>
      </w:r>
      <w:r w:rsidR="00746189">
        <w:t>s</w:t>
      </w:r>
    </w:p>
    <w:p w14:paraId="3809EDDD" w14:textId="77777777" w:rsidR="00B3084C" w:rsidRDefault="00B3084C" w:rsidP="00165115">
      <w:pPr>
        <w:jc w:val="both"/>
      </w:pPr>
    </w:p>
    <w:p w14:paraId="5E55556D" w14:textId="77777777" w:rsidR="00DE2056" w:rsidRDefault="00746189" w:rsidP="00165115">
      <w:pPr>
        <w:jc w:val="center"/>
      </w:pPr>
      <w:r>
        <w:rPr>
          <w:noProof/>
        </w:rPr>
        <w:drawing>
          <wp:inline distT="0" distB="0" distL="0" distR="0" wp14:anchorId="77125051" wp14:editId="1B11663C">
            <wp:extent cx="2507810" cy="2460973"/>
            <wp:effectExtent l="0" t="0" r="6985" b="0"/>
            <wp:docPr id="1711429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9576" name="Picture 17114295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523" cy="24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A273" w14:textId="77777777" w:rsidR="008D79A2" w:rsidRDefault="008D79A2" w:rsidP="00165115">
      <w:pPr>
        <w:jc w:val="both"/>
      </w:pPr>
    </w:p>
    <w:p w14:paraId="7B9341C3" w14:textId="76BC4243" w:rsidR="00476761" w:rsidRDefault="00476761" w:rsidP="00165115">
      <w:pPr>
        <w:pStyle w:val="Heading1"/>
        <w:numPr>
          <w:ilvl w:val="0"/>
          <w:numId w:val="2"/>
        </w:numPr>
        <w:jc w:val="both"/>
      </w:pPr>
      <w:r>
        <w:t>Drawing our levels as sprites</w:t>
      </w:r>
    </w:p>
    <w:p w14:paraId="51E590E6" w14:textId="77777777" w:rsidR="00476761" w:rsidRPr="00476761" w:rsidRDefault="00476761" w:rsidP="00165115">
      <w:pPr>
        <w:jc w:val="both"/>
      </w:pPr>
    </w:p>
    <w:p w14:paraId="0919705E" w14:textId="4638E2EA" w:rsidR="00DE2056" w:rsidRDefault="00DE2056" w:rsidP="00165115">
      <w:pPr>
        <w:jc w:val="both"/>
      </w:pPr>
      <w:r>
        <w:t>I have drawn so many rectangles for each sprite. The question is how did I curve a rectangle and shown as a slide? The second option in the right of arrow icon which is also highlighted is the answer</w:t>
      </w:r>
      <w:r w:rsidR="00337D46">
        <w:t>.</w:t>
      </w:r>
    </w:p>
    <w:p w14:paraId="40197F27" w14:textId="3928691D" w:rsidR="006529D5" w:rsidRDefault="00436653" w:rsidP="00165115">
      <w:pPr>
        <w:jc w:val="center"/>
      </w:pPr>
      <w:r>
        <w:t>:</w:t>
      </w:r>
      <w:r w:rsidR="00B3084C">
        <w:rPr>
          <w:noProof/>
        </w:rPr>
        <w:drawing>
          <wp:inline distT="0" distB="0" distL="0" distR="0" wp14:anchorId="1C6119A9" wp14:editId="1EE2AEF3">
            <wp:extent cx="3053788" cy="1907628"/>
            <wp:effectExtent l="0" t="0" r="0" b="0"/>
            <wp:docPr id="2096087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7530" name="Picture 20960875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62" cy="19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F9CF" w14:textId="77777777" w:rsidR="00436653" w:rsidRDefault="00436653" w:rsidP="00165115">
      <w:pPr>
        <w:jc w:val="both"/>
      </w:pPr>
    </w:p>
    <w:p w14:paraId="182BECC5" w14:textId="662CEA66" w:rsidR="001C36F6" w:rsidRDefault="00807684" w:rsidP="00165115">
      <w:pPr>
        <w:jc w:val="both"/>
      </w:pPr>
      <w:r>
        <w:t xml:space="preserve">After that I manually outline </w:t>
      </w:r>
      <w:r w:rsidR="00382FCE">
        <w:t>every this, the main thing is the color of the outlining. Which is not purely black, I used the following color sc</w:t>
      </w:r>
      <w:r w:rsidR="00DE2056">
        <w:t>h</w:t>
      </w:r>
      <w:r w:rsidR="00382FCE">
        <w:t>e</w:t>
      </w:r>
      <w:r w:rsidR="00DE2056">
        <w:t>me.</w:t>
      </w:r>
    </w:p>
    <w:p w14:paraId="3549C09B" w14:textId="77777777" w:rsidR="00D84192" w:rsidRDefault="00D84192" w:rsidP="00165115">
      <w:pPr>
        <w:jc w:val="both"/>
      </w:pPr>
    </w:p>
    <w:p w14:paraId="56DD95A0" w14:textId="4B9503F6" w:rsidR="00337D46" w:rsidRDefault="00FC466F" w:rsidP="00165115">
      <w:pPr>
        <w:jc w:val="center"/>
      </w:pPr>
      <w:r>
        <w:rPr>
          <w:noProof/>
        </w:rPr>
        <w:drawing>
          <wp:inline distT="0" distB="0" distL="0" distR="0" wp14:anchorId="2EC5C13F" wp14:editId="46F206A9">
            <wp:extent cx="1612974" cy="2501900"/>
            <wp:effectExtent l="0" t="0" r="6350" b="0"/>
            <wp:docPr id="89772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2074" name="Picture 89772207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3"/>
                    <a:stretch/>
                  </pic:blipFill>
                  <pic:spPr bwMode="auto">
                    <a:xfrm>
                      <a:off x="0" y="0"/>
                      <a:ext cx="1613057" cy="2502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75E01" w14:textId="77777777" w:rsidR="00D84192" w:rsidRDefault="00D84192" w:rsidP="00165115">
      <w:pPr>
        <w:jc w:val="both"/>
      </w:pPr>
    </w:p>
    <w:p w14:paraId="1F1B7597" w14:textId="5DD177BF" w:rsidR="001F408E" w:rsidRDefault="00C873F5" w:rsidP="00165115">
      <w:pPr>
        <w:jc w:val="both"/>
      </w:pPr>
      <w:r w:rsidRPr="00C873F5">
        <w:rPr>
          <w:b/>
          <w:bCs/>
        </w:rPr>
        <w:t>Note:</w:t>
      </w:r>
      <w:r>
        <w:t xml:space="preserve"> This color scheme is used all over the game and each slide</w:t>
      </w:r>
      <w:r w:rsidR="00D84192">
        <w:t xml:space="preserve"> for outlining. </w:t>
      </w:r>
      <w:proofErr w:type="gramStart"/>
      <w:r w:rsidR="00D84192">
        <w:t>Actually</w:t>
      </w:r>
      <w:proofErr w:type="gramEnd"/>
      <w:r w:rsidR="00D84192">
        <w:t xml:space="preserve"> this is color is used to control the gravity of the cat.</w:t>
      </w:r>
    </w:p>
    <w:p w14:paraId="1558FE9D" w14:textId="77777777" w:rsidR="00666334" w:rsidRDefault="00666334" w:rsidP="00165115">
      <w:pPr>
        <w:jc w:val="both"/>
      </w:pPr>
    </w:p>
    <w:p w14:paraId="508190CE" w14:textId="0EC337D5" w:rsidR="00666334" w:rsidRDefault="0039192D" w:rsidP="00165115">
      <w:pPr>
        <w:pStyle w:val="Heading1"/>
        <w:numPr>
          <w:ilvl w:val="0"/>
          <w:numId w:val="2"/>
        </w:numPr>
        <w:jc w:val="both"/>
      </w:pPr>
      <w:r>
        <w:t>Other sprites and levels:</w:t>
      </w:r>
    </w:p>
    <w:p w14:paraId="59B5585C" w14:textId="77777777" w:rsidR="0039192D" w:rsidRDefault="0039192D" w:rsidP="00165115">
      <w:pPr>
        <w:jc w:val="both"/>
      </w:pPr>
    </w:p>
    <w:p w14:paraId="1F78EBA6" w14:textId="0683F78A" w:rsidR="001E4733" w:rsidRDefault="0039192D" w:rsidP="001E4733">
      <w:pPr>
        <w:jc w:val="both"/>
      </w:pPr>
      <w:r>
        <w:t xml:space="preserve">On the same scheme, </w:t>
      </w:r>
      <w:proofErr w:type="spellStart"/>
      <w:r w:rsidR="005C0090">
        <w:t>i</w:t>
      </w:r>
      <w:proofErr w:type="spellEnd"/>
      <w:r>
        <w:t xml:space="preserve"> have drawn different </w:t>
      </w:r>
      <w:r w:rsidR="005C0090">
        <w:t>sprites and named them as “Ground 1</w:t>
      </w:r>
      <w:r w:rsidR="003D1BC1">
        <w:t>, Ground 2, Ground 3 and so on”</w:t>
      </w:r>
      <w:r w:rsidR="00E05DA5">
        <w:t xml:space="preserve"> Some of them are </w:t>
      </w:r>
      <w:r w:rsidR="00165115">
        <w:t>presented in the following picture</w:t>
      </w:r>
      <w:r w:rsidR="00B01FCF">
        <w:t>:</w:t>
      </w:r>
    </w:p>
    <w:p w14:paraId="6059E30E" w14:textId="571BB6AC" w:rsidR="001E4733" w:rsidRDefault="00811448" w:rsidP="001E473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12A08A6" wp14:editId="63DADB75">
                <wp:simplePos x="0" y="0"/>
                <wp:positionH relativeFrom="column">
                  <wp:posOffset>4114800</wp:posOffset>
                </wp:positionH>
                <wp:positionV relativeFrom="paragraph">
                  <wp:posOffset>5080</wp:posOffset>
                </wp:positionV>
                <wp:extent cx="323850" cy="273050"/>
                <wp:effectExtent l="0" t="0" r="0" b="0"/>
                <wp:wrapNone/>
                <wp:docPr id="6345403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CAA4AB" w14:textId="5E338739" w:rsidR="00F44C77" w:rsidRPr="00F44C77" w:rsidRDefault="00F44C77" w:rsidP="00F44C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A08A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24pt;margin-top:.4pt;width:25.5pt;height:21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" fillcolor="white [3201]" stroked="f" strokeweight=".5pt">
                <v:textbox>
                  <w:txbxContent>
                    <w:p w14:paraId="2ACAA4AB" w14:textId="5E338739" w:rsidR="00F44C77" w:rsidRPr="00F44C77" w:rsidRDefault="00F44C77" w:rsidP="00F44C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313127" wp14:editId="02100EBE">
                <wp:simplePos x="0" y="0"/>
                <wp:positionH relativeFrom="column">
                  <wp:posOffset>1593850</wp:posOffset>
                </wp:positionH>
                <wp:positionV relativeFrom="paragraph">
                  <wp:posOffset>5080</wp:posOffset>
                </wp:positionV>
                <wp:extent cx="323850" cy="273050"/>
                <wp:effectExtent l="0" t="0" r="0" b="0"/>
                <wp:wrapNone/>
                <wp:docPr id="185303682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33FF44" w14:textId="35AF5A3A" w:rsidR="00F44C77" w:rsidRPr="00F44C77" w:rsidRDefault="00F44C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4C77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13127" id="_x0000_s1027" type="#_x0000_t202" style="position:absolute;left:0;text-align:left;margin-left:125.5pt;margin-top:.4pt;width:25.5pt;height:21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" fillcolor="white [3201]" stroked="f" strokeweight=".5pt">
                <v:textbox>
                  <w:txbxContent>
                    <w:p w14:paraId="2B33FF44" w14:textId="35AF5A3A" w:rsidR="00F44C77" w:rsidRPr="00F44C77" w:rsidRDefault="00F44C77">
                      <w:pPr>
                        <w:rPr>
                          <w:b/>
                          <w:bCs/>
                        </w:rPr>
                      </w:pPr>
                      <w:r w:rsidRPr="00F44C77"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19EAB9F" w14:textId="65CD5187" w:rsidR="00B01FCF" w:rsidRDefault="00F44C77" w:rsidP="001E4733">
      <w:pPr>
        <w:jc w:val="both"/>
      </w:pPr>
      <w:r>
        <w:t xml:space="preserve">                        </w:t>
      </w:r>
      <w:r w:rsidR="004E44F9">
        <w:rPr>
          <w:noProof/>
        </w:rPr>
        <w:drawing>
          <wp:inline distT="0" distB="0" distL="0" distR="0" wp14:anchorId="21FDF1C9" wp14:editId="46D69DC0">
            <wp:extent cx="1828800" cy="1543734"/>
            <wp:effectExtent l="0" t="0" r="0" b="0"/>
            <wp:docPr id="1388467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7028" name="Picture 13884670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833953" cy="154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FCF">
        <w:t xml:space="preserve">                      </w:t>
      </w:r>
      <w:r w:rsidR="004E44F9">
        <w:rPr>
          <w:noProof/>
        </w:rPr>
        <w:drawing>
          <wp:inline distT="0" distB="0" distL="0" distR="0" wp14:anchorId="11BA14F4" wp14:editId="1362896F">
            <wp:extent cx="1873475" cy="1548619"/>
            <wp:effectExtent l="0" t="0" r="0" b="0"/>
            <wp:docPr id="1805933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3470" name="Picture 18059334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905758" cy="1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CF65" w14:textId="75892AAE" w:rsidR="00F44C77" w:rsidRDefault="00811448" w:rsidP="001E4733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D6F17B" wp14:editId="5A9515FC">
                <wp:simplePos x="0" y="0"/>
                <wp:positionH relativeFrom="column">
                  <wp:posOffset>1295400</wp:posOffset>
                </wp:positionH>
                <wp:positionV relativeFrom="paragraph">
                  <wp:posOffset>6350</wp:posOffset>
                </wp:positionV>
                <wp:extent cx="323850" cy="260350"/>
                <wp:effectExtent l="0" t="0" r="0" b="6350"/>
                <wp:wrapNone/>
                <wp:docPr id="81175007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2D4D21" w14:textId="235F3A54" w:rsidR="00811448" w:rsidRPr="00F44C77" w:rsidRDefault="00811448" w:rsidP="008114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6F17B" id="_x0000_s1028" type="#_x0000_t202" style="position:absolute;left:0;text-align:left;margin-left:102pt;margin-top:.5pt;width:25.5pt;height:2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" fillcolor="white [3201]" stroked="f" strokeweight=".5pt">
                <v:textbox>
                  <w:txbxContent>
                    <w:p w14:paraId="3F2D4D21" w14:textId="235F3A54" w:rsidR="00811448" w:rsidRPr="00F44C77" w:rsidRDefault="00811448" w:rsidP="008114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E00627B" wp14:editId="1026421F">
                <wp:simplePos x="0" y="0"/>
                <wp:positionH relativeFrom="column">
                  <wp:posOffset>4298950</wp:posOffset>
                </wp:positionH>
                <wp:positionV relativeFrom="paragraph">
                  <wp:posOffset>6350</wp:posOffset>
                </wp:positionV>
                <wp:extent cx="323850" cy="342900"/>
                <wp:effectExtent l="0" t="0" r="0" b="0"/>
                <wp:wrapNone/>
                <wp:docPr id="94639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970088" w14:textId="0F2AC14D" w:rsidR="00811448" w:rsidRPr="00F44C77" w:rsidRDefault="00811448" w:rsidP="008114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627B" id="_x0000_s1029" type="#_x0000_t202" style="position:absolute;left:0;text-align:left;margin-left:338.5pt;margin-top:.5pt;width:25.5pt;height:27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" fillcolor="white [3201]" stroked="f" strokeweight=".5pt">
                <v:textbox>
                  <w:txbxContent>
                    <w:p w14:paraId="08970088" w14:textId="0F2AC14D" w:rsidR="00811448" w:rsidRPr="00F44C77" w:rsidRDefault="00811448" w:rsidP="008114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4.</w:t>
                      </w:r>
                    </w:p>
                  </w:txbxContent>
                </v:textbox>
              </v:shape>
            </w:pict>
          </mc:Fallback>
        </mc:AlternateContent>
      </w:r>
    </w:p>
    <w:p w14:paraId="6EAE26A2" w14:textId="2DC8B8A2" w:rsidR="00CD1877" w:rsidRDefault="004E44F9" w:rsidP="00B01FCF">
      <w:pPr>
        <w:jc w:val="center"/>
      </w:pPr>
      <w:r>
        <w:rPr>
          <w:noProof/>
        </w:rPr>
        <w:drawing>
          <wp:inline distT="0" distB="0" distL="0" distR="0" wp14:anchorId="07DF491B" wp14:editId="3189ED54">
            <wp:extent cx="1841220" cy="1540842"/>
            <wp:effectExtent l="0" t="0" r="6985" b="2540"/>
            <wp:docPr id="1994521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1634" name="Picture 19945216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856844" cy="15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FCF">
        <w:t xml:space="preserve">                                    </w:t>
      </w:r>
      <w:r>
        <w:rPr>
          <w:noProof/>
        </w:rPr>
        <w:drawing>
          <wp:inline distT="0" distB="0" distL="0" distR="0" wp14:anchorId="64918382" wp14:editId="472FAC45">
            <wp:extent cx="1749972" cy="1436759"/>
            <wp:effectExtent l="0" t="0" r="3175" b="0"/>
            <wp:docPr id="224492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2531" name="Picture 2244925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05" cy="14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A94D" w14:textId="77777777" w:rsidR="00811448" w:rsidRDefault="00811448" w:rsidP="00B01FCF">
      <w:pPr>
        <w:jc w:val="center"/>
      </w:pPr>
    </w:p>
    <w:p w14:paraId="1685D112" w14:textId="3CDAC80D" w:rsidR="00811448" w:rsidRDefault="00811448" w:rsidP="00086C6D">
      <w:pPr>
        <w:jc w:val="both"/>
      </w:pPr>
      <w:r w:rsidRPr="00644B18">
        <w:rPr>
          <w:b/>
          <w:bCs/>
        </w:rPr>
        <w:t>Note</w:t>
      </w:r>
      <w:r w:rsidR="00644B18" w:rsidRPr="00644B18">
        <w:rPr>
          <w:b/>
          <w:bCs/>
        </w:rPr>
        <w:t>:</w:t>
      </w:r>
      <w:r w:rsidR="00644B18">
        <w:rPr>
          <w:b/>
          <w:bCs/>
        </w:rPr>
        <w:t xml:space="preserve"> </w:t>
      </w:r>
      <w:r w:rsidR="00644B18">
        <w:t xml:space="preserve">These all </w:t>
      </w:r>
      <w:r w:rsidR="00CE71F7">
        <w:t>a</w:t>
      </w:r>
      <w:r w:rsidR="00644B18">
        <w:t>re draw</w:t>
      </w:r>
      <w:r w:rsidR="00F90083">
        <w:t>n using same concept described above</w:t>
      </w:r>
      <w:r w:rsidR="00CE71F7">
        <w:t xml:space="preserve">. </w:t>
      </w:r>
      <w:r w:rsidR="00C5450A">
        <w:t xml:space="preserve">The </w:t>
      </w:r>
      <w:r w:rsidR="00086C6D">
        <w:t>above-mentioned</w:t>
      </w:r>
      <w:r w:rsidR="00C5450A">
        <w:t xml:space="preserve"> scheme is used all over the game as the floor for the cat. The cat will run over that specific color only and consider it as a floor.</w:t>
      </w:r>
    </w:p>
    <w:p w14:paraId="6B9B20E7" w14:textId="77777777" w:rsidR="002C6014" w:rsidRDefault="002C6014" w:rsidP="00086C6D">
      <w:pPr>
        <w:jc w:val="both"/>
      </w:pPr>
    </w:p>
    <w:p w14:paraId="6FC54270" w14:textId="597D6F47" w:rsidR="002C6014" w:rsidRDefault="002C6014" w:rsidP="002C6014">
      <w:pPr>
        <w:pStyle w:val="Heading1"/>
        <w:numPr>
          <w:ilvl w:val="0"/>
          <w:numId w:val="2"/>
        </w:numPr>
      </w:pPr>
      <w:r>
        <w:t>Movement of the cat</w:t>
      </w:r>
    </w:p>
    <w:p w14:paraId="6AE29ADF" w14:textId="77777777" w:rsidR="002C6014" w:rsidRDefault="002C6014" w:rsidP="002C6014"/>
    <w:p w14:paraId="78C7C2E2" w14:textId="77C8C244" w:rsidR="002C6014" w:rsidRDefault="007D7156" w:rsidP="002C6014">
      <w:r>
        <w:t xml:space="preserve">It is simple to move the cat sprite up, down, left, right </w:t>
      </w:r>
      <w:proofErr w:type="spellStart"/>
      <w:r>
        <w:t>etc</w:t>
      </w:r>
      <w:proofErr w:type="spellEnd"/>
      <w:r>
        <w:t xml:space="preserve"> by changing the </w:t>
      </w:r>
      <w:r w:rsidR="00E16EB7">
        <w:t>value of x and y.</w:t>
      </w:r>
      <w:r w:rsidR="009D2049">
        <w:t xml:space="preserve"> But I have also changed the direction of the cat with its movement. </w:t>
      </w:r>
      <w:r w:rsidR="007C58BB">
        <w:t xml:space="preserve">Such as when we press forward button, which is “d” in my case, the cat’s face is in </w:t>
      </w:r>
      <w:r w:rsidR="008A2B28">
        <w:t xml:space="preserve">forward direction and when we press back ward </w:t>
      </w:r>
      <w:r w:rsidR="002E181C">
        <w:t>button, cat faces in the back direction. For that, I copied the first costume of cat</w:t>
      </w:r>
      <w:r w:rsidR="00C949A7">
        <w:t>, select all and</w:t>
      </w:r>
      <w:r w:rsidR="002E181C">
        <w:t xml:space="preserve"> flip it </w:t>
      </w:r>
      <w:r w:rsidR="001F34FB">
        <w:t>horizontally</w:t>
      </w:r>
      <w:r w:rsidR="00EB01C8">
        <w:t xml:space="preserve">. </w:t>
      </w:r>
      <w:r w:rsidR="0045217A">
        <w:t>Moreover</w:t>
      </w:r>
      <w:r w:rsidR="00EB01C8">
        <w:t>, when we press “s” button which is down button</w:t>
      </w:r>
      <w:r w:rsidR="0045217A">
        <w:t>, the cat head’s down. The code and costumes re shown in the following picture:</w:t>
      </w:r>
    </w:p>
    <w:p w14:paraId="6714A6C0" w14:textId="57C16DE5" w:rsidR="00C949A7" w:rsidRDefault="00E75D87" w:rsidP="009E39E6">
      <w:pPr>
        <w:jc w:val="center"/>
      </w:pPr>
      <w:r>
        <w:rPr>
          <w:noProof/>
        </w:rPr>
        <w:drawing>
          <wp:inline distT="0" distB="0" distL="0" distR="0" wp14:anchorId="32A1CF59" wp14:editId="76947467">
            <wp:extent cx="3323645" cy="2608139"/>
            <wp:effectExtent l="0" t="0" r="0" b="1905"/>
            <wp:docPr id="1012901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1350" name="Picture 10129013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0" cy="26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46C1" w14:textId="1FC82332" w:rsidR="009E39E6" w:rsidRDefault="009E39E6" w:rsidP="009E39E6">
      <w:pPr>
        <w:jc w:val="center"/>
      </w:pPr>
      <w:r>
        <w:rPr>
          <w:noProof/>
        </w:rPr>
        <w:lastRenderedPageBreak/>
        <w:drawing>
          <wp:inline distT="0" distB="0" distL="0" distR="0" wp14:anchorId="5BFB0171" wp14:editId="35617363">
            <wp:extent cx="4919345" cy="8229600"/>
            <wp:effectExtent l="0" t="0" r="0" b="0"/>
            <wp:docPr id="70561378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3789" name="Picture 12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1562" w14:textId="5750F27E" w:rsidR="0045217A" w:rsidRDefault="00311B47" w:rsidP="00B930F0">
      <w:pPr>
        <w:jc w:val="both"/>
      </w:pPr>
      <w:r>
        <w:lastRenderedPageBreak/>
        <w:t xml:space="preserve">In the above code, I change the costume to “back” when backward key (a) is pressed and </w:t>
      </w:r>
      <w:proofErr w:type="spellStart"/>
      <w:r>
        <w:t>vise</w:t>
      </w:r>
      <w:proofErr w:type="spellEnd"/>
      <w:r>
        <w:t xml:space="preserve"> versa.</w:t>
      </w:r>
      <w:r w:rsidR="00935EFD">
        <w:t xml:space="preserve"> And the value of x will change by -8 which is actually the speed</w:t>
      </w:r>
      <w:ins w:id="0" w:author="Microsoft Word" w:date="2024-10-18T22:24:00Z" w16du:dateUtc="2024-10-18T17:24:00Z">
        <w:r w:rsidR="00F15848">
          <w:t xml:space="preserve">. Minus (-) sign indicates that the cat will </w:t>
        </w:r>
      </w:ins>
      <w:r w:rsidR="00CC27E2">
        <w:t xml:space="preserve">change the value of x </w:t>
      </w:r>
      <w:r w:rsidR="00EA2A7F">
        <w:t>in negative</w:t>
      </w:r>
      <w:ins w:id="1" w:author="Microsoft Word" w:date="2024-10-18T22:24:00Z" w16du:dateUtc="2024-10-18T17:24:00Z">
        <w:r w:rsidR="002D03F6">
          <w:t xml:space="preserve"> which is actually backward</w:t>
        </w:r>
      </w:ins>
      <w:r w:rsidR="00EA2A7F">
        <w:t>.</w:t>
      </w:r>
      <w:r w:rsidR="00B930F0">
        <w:t xml:space="preserve"> In the movement of cat, some </w:t>
      </w:r>
      <w:r w:rsidR="00D904AA">
        <w:t xml:space="preserve">problems </w:t>
      </w:r>
      <w:r w:rsidR="001F632A">
        <w:t>occur</w:t>
      </w:r>
      <w:r w:rsidR="00D904AA">
        <w:t xml:space="preserve"> when we press both “s” and “a” </w:t>
      </w:r>
      <w:r w:rsidR="001F632A">
        <w:t>key Because</w:t>
      </w:r>
      <w:r w:rsidR="00775832">
        <w:t xml:space="preserve"> “s” key tells to switch the costume to </w:t>
      </w:r>
      <w:r w:rsidR="00BC72A5">
        <w:t xml:space="preserve">“down” where </w:t>
      </w:r>
      <w:r w:rsidR="001F632A">
        <w:t>as “</w:t>
      </w:r>
      <w:r w:rsidR="00BC72A5">
        <w:t xml:space="preserve">a” is telling to </w:t>
      </w:r>
      <w:r w:rsidR="001F632A">
        <w:t>switch</w:t>
      </w:r>
      <w:r w:rsidR="00BC72A5">
        <w:t xml:space="preserve"> costume to “back”.</w:t>
      </w:r>
    </w:p>
    <w:p w14:paraId="495F0363" w14:textId="5FC6048B" w:rsidR="00BC72A5" w:rsidRDefault="00BC72A5" w:rsidP="00B930F0">
      <w:pPr>
        <w:jc w:val="both"/>
      </w:pPr>
      <w:r>
        <w:t>To solve that</w:t>
      </w:r>
      <w:r w:rsidR="00A97551">
        <w:t xml:space="preserve">, I used </w:t>
      </w:r>
      <w:r w:rsidR="00A97551" w:rsidRPr="00D23E1E">
        <w:rPr>
          <w:b/>
          <w:bCs/>
        </w:rPr>
        <w:t>and</w:t>
      </w:r>
      <w:r w:rsidR="00A97551">
        <w:t xml:space="preserve"> operator as shown </w:t>
      </w:r>
      <w:r w:rsidR="001F632A">
        <w:t>so that</w:t>
      </w:r>
      <w:r w:rsidR="00A97551">
        <w:t xml:space="preserve"> in case when both keys </w:t>
      </w:r>
      <w:r w:rsidR="001F632A">
        <w:t>pressed</w:t>
      </w:r>
      <w:r w:rsidR="00D23E1E">
        <w:t xml:space="preserve"> a new costume named “</w:t>
      </w:r>
      <w:r w:rsidR="00A505B7">
        <w:t>down backward” will appear. Same is the same with the other case.</w:t>
      </w:r>
    </w:p>
    <w:p w14:paraId="587F8D6B" w14:textId="77777777" w:rsidR="00A505B7" w:rsidRDefault="00A505B7" w:rsidP="00B930F0">
      <w:pPr>
        <w:jc w:val="both"/>
      </w:pPr>
    </w:p>
    <w:p w14:paraId="7EDA46EA" w14:textId="4DBAD2A1" w:rsidR="005E1F29" w:rsidRDefault="007B0657" w:rsidP="007B0657">
      <w:pPr>
        <w:pStyle w:val="Heading1"/>
        <w:numPr>
          <w:ilvl w:val="0"/>
          <w:numId w:val="2"/>
        </w:numPr>
      </w:pPr>
      <w:r>
        <w:t>Gravity controller</w:t>
      </w:r>
    </w:p>
    <w:p w14:paraId="5605D13D" w14:textId="77777777" w:rsidR="007B0657" w:rsidRDefault="007B0657" w:rsidP="007B0657"/>
    <w:p w14:paraId="27522B1F" w14:textId="77777777" w:rsidR="00753B8A" w:rsidRDefault="00A95FD9" w:rsidP="00DB16C6">
      <w:pPr>
        <w:jc w:val="both"/>
      </w:pPr>
      <w:r>
        <w:t xml:space="preserve">Without the gravity affect, </w:t>
      </w:r>
      <w:r w:rsidR="00212F15">
        <w:t xml:space="preserve">there is no point in the game. </w:t>
      </w:r>
      <w:r w:rsidR="0057212C">
        <w:t>So,</w:t>
      </w:r>
      <w:r w:rsidR="00212F15">
        <w:t xml:space="preserve"> to add gravity in the game, we use a technique </w:t>
      </w:r>
      <w:r w:rsidR="006F735E">
        <w:t xml:space="preserve">which isas follow: We make a variable </w:t>
      </w:r>
      <w:r w:rsidR="00591C10">
        <w:t>gravity.</w:t>
      </w:r>
      <w:r w:rsidR="001C1CE8">
        <w:t xml:space="preserve"> </w:t>
      </w:r>
      <w:ins w:id="2" w:author="Microsoft Word" w:date="2024-10-19T00:22:00Z" w16du:dateUtc="2024-10-18T19:22:00Z">
        <w:r w:rsidR="00591C10">
          <w:t xml:space="preserve">The value </w:t>
        </w:r>
      </w:ins>
      <w:ins w:id="3" w:author="Microsoft Word" w:date="2024-10-19T00:23:00Z" w16du:dateUtc="2024-10-18T19:23:00Z">
        <w:r w:rsidR="00591C10">
          <w:t>o</w:t>
        </w:r>
        <w:r w:rsidR="007E515A">
          <w:t>f</w:t>
        </w:r>
      </w:ins>
      <w:ins w:id="4" w:author="Microsoft Word" w:date="2024-10-19T00:22:00Z" w16du:dateUtc="2024-10-18T19:22:00Z">
        <w:r w:rsidR="00591C10">
          <w:t xml:space="preserve"> gravity will remain zero as lon</w:t>
        </w:r>
        <w:r w:rsidR="005A0169">
          <w:t>g as the cat will remain in touch with that specific color black color</w:t>
        </w:r>
        <w:r w:rsidR="00CD1D1A">
          <w:t xml:space="preserve"> </w:t>
        </w:r>
        <w:r w:rsidR="005A0169">
          <w:t>(floor</w:t>
        </w:r>
        <w:r w:rsidR="00CD1D1A">
          <w:t>, which is mentioned above is the “</w:t>
        </w:r>
      </w:ins>
      <w:ins w:id="5" w:author="Microsoft Word" w:date="2024-10-19T00:23:00Z" w16du:dateUtc="2024-10-18T19:23:00Z">
        <w:r w:rsidR="00CD1D1A">
          <w:t>D</w:t>
        </w:r>
        <w:r w:rsidR="007E515A">
          <w:t>rawing our level in sprite” section</w:t>
        </w:r>
      </w:ins>
      <w:r w:rsidR="00F51935">
        <w:t xml:space="preserve">. And it will change by -1 when </w:t>
      </w:r>
      <w:r w:rsidR="009A7233">
        <w:t xml:space="preserve">the cat will in the air </w:t>
      </w:r>
      <w:r w:rsidR="0057212C">
        <w:t>(jump</w:t>
      </w:r>
      <w:r w:rsidR="009A7233">
        <w:t>). After that, we will change the value o</w:t>
      </w:r>
      <w:r w:rsidR="0057212C">
        <w:t>f Y with respect to the variable “Gravity”</w:t>
      </w:r>
      <w:r w:rsidR="00753B8A">
        <w:t>.</w:t>
      </w:r>
    </w:p>
    <w:p w14:paraId="4B1D7B65" w14:textId="7501B33E" w:rsidR="003F5B31" w:rsidRDefault="00753B8A" w:rsidP="00753B8A">
      <w:pPr>
        <w:jc w:val="center"/>
      </w:pPr>
      <w:r>
        <w:rPr>
          <w:noProof/>
        </w:rPr>
        <w:drawing>
          <wp:inline distT="0" distB="0" distL="0" distR="0" wp14:anchorId="15F7A5FD" wp14:editId="560261D9">
            <wp:extent cx="3988499" cy="3104349"/>
            <wp:effectExtent l="0" t="0" r="0" b="1270"/>
            <wp:docPr id="2096189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8923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99" cy="31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1B25" w14:textId="77777777" w:rsidR="00DB16C6" w:rsidRDefault="00DB16C6" w:rsidP="00DB16C6"/>
    <w:p w14:paraId="06C99128" w14:textId="77777777" w:rsidR="00DB16C6" w:rsidRDefault="00DB16C6" w:rsidP="00DB16C6"/>
    <w:p w14:paraId="2A629F7F" w14:textId="7DE3993F" w:rsidR="00AF59A1" w:rsidRDefault="00AF59A1" w:rsidP="009333B8">
      <w:pPr>
        <w:jc w:val="both"/>
      </w:pPr>
      <w:r>
        <w:lastRenderedPageBreak/>
        <w:t>There is still a problem tha</w:t>
      </w:r>
      <w:r w:rsidR="00A026A7">
        <w:t>t the gravity effect is acting with the reference to Center of object</w:t>
      </w:r>
      <w:r w:rsidR="00886EBC">
        <w:t xml:space="preserve">. </w:t>
      </w:r>
      <w:r w:rsidR="009333B8">
        <w:t>So,</w:t>
      </w:r>
      <w:r w:rsidR="00886EBC">
        <w:t xml:space="preserve"> to solve that problem</w:t>
      </w:r>
      <w:r w:rsidR="00087358">
        <w:t xml:space="preserve">, </w:t>
      </w:r>
      <w:proofErr w:type="spellStart"/>
      <w:r w:rsidR="002347EF">
        <w:t>when ever</w:t>
      </w:r>
      <w:proofErr w:type="spellEnd"/>
      <w:r w:rsidR="002347EF">
        <w:t xml:space="preserve"> the cat touches that specific color, the Y will change by </w:t>
      </w:r>
      <w:r w:rsidR="003A266A">
        <w:t>1</w:t>
      </w:r>
      <w:r w:rsidR="005C0434">
        <w:t>, so that the cat will move a slightly upward.</w:t>
      </w:r>
      <w:r w:rsidR="009333B8">
        <w:t xml:space="preserve"> For this, we had to make a separate block named “replace”</w:t>
      </w:r>
      <w:r w:rsidR="00E449A2">
        <w:t>. And when the cat is in the air</w:t>
      </w:r>
      <w:r w:rsidR="005A2889">
        <w:t xml:space="preserve"> (not touching that color), The Y will </w:t>
      </w:r>
      <w:r w:rsidR="00BB1417">
        <w:t>again</w:t>
      </w:r>
      <w:r w:rsidR="005A2889">
        <w:t xml:space="preserve"> change by </w:t>
      </w:r>
      <w:r w:rsidR="003A266A">
        <w:t>-1</w:t>
      </w:r>
      <w:r w:rsidR="00BB1417">
        <w:t xml:space="preserve"> so that it will seem a normal movement. </w:t>
      </w:r>
    </w:p>
    <w:p w14:paraId="0628BCD7" w14:textId="6F8448DF" w:rsidR="00D10FA6" w:rsidRDefault="00D10FA6" w:rsidP="009333B8">
      <w:pPr>
        <w:jc w:val="both"/>
      </w:pPr>
      <w:r>
        <w:t>Now without this Replacement of cat, the cat will be shown as:</w:t>
      </w:r>
    </w:p>
    <w:p w14:paraId="5F72A2C2" w14:textId="77777777" w:rsidR="005D7A4C" w:rsidRDefault="005D7A4C" w:rsidP="009333B8">
      <w:pPr>
        <w:jc w:val="both"/>
      </w:pPr>
    </w:p>
    <w:p w14:paraId="24E54CDB" w14:textId="127A6389" w:rsidR="005D7A4C" w:rsidRDefault="004172D5" w:rsidP="005D7A4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7" behindDoc="0" locked="0" layoutInCell="1" allowOverlap="1" wp14:anchorId="7C492787" wp14:editId="39313B0C">
                <wp:simplePos x="0" y="0"/>
                <wp:positionH relativeFrom="column">
                  <wp:posOffset>2496710</wp:posOffset>
                </wp:positionH>
                <wp:positionV relativeFrom="paragraph">
                  <wp:posOffset>771249</wp:posOffset>
                </wp:positionV>
                <wp:extent cx="604299" cy="715617"/>
                <wp:effectExtent l="19050" t="19050" r="24765" b="27940"/>
                <wp:wrapNone/>
                <wp:docPr id="56744015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99" cy="7156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92B81B4" w14:textId="77777777" w:rsidR="004172D5" w:rsidRDefault="00417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92787" id="Text Box 15" o:spid="_x0000_s1030" type="#_x0000_t202" style="position:absolute;left:0;text-align:left;margin-left:196.6pt;margin-top:60.75pt;width:47.6pt;height:56.35pt;z-index:251659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" filled="f" strokecolor="red" strokeweight="3pt">
                <v:textbox>
                  <w:txbxContent>
                    <w:p w14:paraId="792B81B4" w14:textId="77777777" w:rsidR="004172D5" w:rsidRDefault="004172D5"/>
                  </w:txbxContent>
                </v:textbox>
              </v:shape>
            </w:pict>
          </mc:Fallback>
        </mc:AlternateContent>
      </w:r>
      <w:r w:rsidR="005D7A4C">
        <w:rPr>
          <w:noProof/>
        </w:rPr>
        <w:drawing>
          <wp:inline distT="0" distB="0" distL="0" distR="0" wp14:anchorId="126B814C" wp14:editId="41774301">
            <wp:extent cx="2425148" cy="2637348"/>
            <wp:effectExtent l="0" t="0" r="0" b="0"/>
            <wp:docPr id="13610110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11053" name="Picture 13610110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066" cy="26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8851" w14:textId="77777777" w:rsidR="00D10FA6" w:rsidRDefault="00D10FA6" w:rsidP="009333B8">
      <w:pPr>
        <w:jc w:val="both"/>
      </w:pPr>
    </w:p>
    <w:p w14:paraId="576FB502" w14:textId="542DD046" w:rsidR="00C33944" w:rsidRDefault="00C33944" w:rsidP="009333B8">
      <w:pPr>
        <w:jc w:val="both"/>
      </w:pPr>
      <w:r>
        <w:t xml:space="preserve">It looks like pretty uncool, </w:t>
      </w:r>
      <w:r w:rsidR="003A266A">
        <w:t>so</w:t>
      </w:r>
      <w:r>
        <w:t xml:space="preserve"> this replacement was essential</w:t>
      </w:r>
      <w:r w:rsidR="00D62AA8">
        <w:t>.</w:t>
      </w:r>
    </w:p>
    <w:p w14:paraId="07B2E953" w14:textId="77777777" w:rsidR="00D62AA8" w:rsidRDefault="00D62AA8" w:rsidP="009333B8">
      <w:pPr>
        <w:jc w:val="both"/>
      </w:pPr>
    </w:p>
    <w:p w14:paraId="25922A33" w14:textId="4E1A461F" w:rsidR="00D62AA8" w:rsidRDefault="002233A2" w:rsidP="002233A2">
      <w:pPr>
        <w:pStyle w:val="Heading1"/>
        <w:numPr>
          <w:ilvl w:val="0"/>
          <w:numId w:val="2"/>
        </w:numPr>
      </w:pPr>
      <w:r>
        <w:t>Moving from One ground to another</w:t>
      </w:r>
    </w:p>
    <w:p w14:paraId="3B317CD8" w14:textId="77777777" w:rsidR="002233A2" w:rsidRDefault="002233A2" w:rsidP="002233A2"/>
    <w:p w14:paraId="3767916F" w14:textId="56755D0B" w:rsidR="002233A2" w:rsidRDefault="0097016C" w:rsidP="0097016C">
      <w:pPr>
        <w:jc w:val="both"/>
      </w:pPr>
      <w:r>
        <w:t>The most time taking and difficult task in this game is to move from one sprite to another</w:t>
      </w:r>
      <w:r w:rsidR="00235BD6">
        <w:t xml:space="preserve">. It took too much of my time. </w:t>
      </w:r>
      <w:r w:rsidR="00A73438">
        <w:t>Afterall,</w:t>
      </w:r>
      <w:r w:rsidR="00235BD6">
        <w:t xml:space="preserve"> I used different color schemes to </w:t>
      </w:r>
      <w:r w:rsidR="00BD2A4A">
        <w:t xml:space="preserve">show different broad casts and on each broad cast, a specific </w:t>
      </w:r>
      <w:r w:rsidR="002B66AA">
        <w:t xml:space="preserve">sprite hides </w:t>
      </w:r>
      <w:proofErr w:type="spellStart"/>
      <w:r w:rsidR="002B66AA">
        <w:t>it self</w:t>
      </w:r>
      <w:proofErr w:type="spellEnd"/>
      <w:r w:rsidR="002B66AA">
        <w:t xml:space="preserve"> and the other specific sprite shows itself. I also </w:t>
      </w:r>
      <w:r w:rsidR="00D91AA6">
        <w:t>define</w:t>
      </w:r>
      <w:r w:rsidR="002B66AA">
        <w:t xml:space="preserve"> the placement of our cat when the </w:t>
      </w:r>
      <w:r w:rsidR="00A20494">
        <w:t xml:space="preserve">specific color is touched by it and a broadcast appears and the next sprite will show. </w:t>
      </w:r>
    </w:p>
    <w:p w14:paraId="35F5C252" w14:textId="777F00F5" w:rsidR="00A20494" w:rsidRDefault="00D91AA6" w:rsidP="0097016C">
      <w:pPr>
        <w:jc w:val="both"/>
      </w:pPr>
      <w:r>
        <w:t xml:space="preserve">Here is some of the color schemes defined </w:t>
      </w:r>
      <w:r w:rsidR="00A73438">
        <w:t>because those are so many to display all.</w:t>
      </w:r>
    </w:p>
    <w:p w14:paraId="05305C58" w14:textId="77777777" w:rsidR="00A73438" w:rsidRDefault="00A73438" w:rsidP="0097016C">
      <w:pPr>
        <w:jc w:val="both"/>
      </w:pPr>
    </w:p>
    <w:p w14:paraId="357AA154" w14:textId="77777777" w:rsidR="00A73438" w:rsidRPr="002233A2" w:rsidRDefault="00A73438" w:rsidP="0097016C">
      <w:pPr>
        <w:jc w:val="both"/>
      </w:pPr>
    </w:p>
    <w:p w14:paraId="63591E59" w14:textId="6AEA16D8" w:rsidR="00DB16C6" w:rsidRDefault="00D37F62" w:rsidP="00D37F62">
      <w:pPr>
        <w:jc w:val="center"/>
      </w:pPr>
      <w:r>
        <w:rPr>
          <w:noProof/>
        </w:rPr>
        <w:drawing>
          <wp:inline distT="0" distB="0" distL="0" distR="0" wp14:anchorId="317B59E6" wp14:editId="30ACE3F9">
            <wp:extent cx="3953022" cy="3467640"/>
            <wp:effectExtent l="0" t="0" r="0" b="0"/>
            <wp:docPr id="412318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18910" name="Picture 4123189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294" cy="34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9ACE" w14:textId="77777777" w:rsidR="00483279" w:rsidRDefault="00483279" w:rsidP="00D37F62">
      <w:pPr>
        <w:jc w:val="center"/>
      </w:pPr>
    </w:p>
    <w:p w14:paraId="2D11CCAC" w14:textId="77777777" w:rsidR="001B0D71" w:rsidRDefault="00483279" w:rsidP="00A76D2F">
      <w:pPr>
        <w:jc w:val="both"/>
      </w:pPr>
      <w:r>
        <w:t xml:space="preserve">As we can see in this picture, I have added a </w:t>
      </w:r>
      <w:r w:rsidR="00A76D2F">
        <w:t xml:space="preserve">special color ant the end of sprite one which is circled. </w:t>
      </w:r>
      <w:r w:rsidR="001B0D71">
        <w:t>It has the following properties:</w:t>
      </w:r>
    </w:p>
    <w:p w14:paraId="6FEFBFBE" w14:textId="5FD6EAB6" w:rsidR="00483279" w:rsidRDefault="001B0D71" w:rsidP="001B0D71">
      <w:pPr>
        <w:pStyle w:val="ListParagraph"/>
        <w:numPr>
          <w:ilvl w:val="0"/>
          <w:numId w:val="3"/>
        </w:numPr>
        <w:jc w:val="both"/>
      </w:pPr>
      <w:r>
        <w:t>Color</w:t>
      </w:r>
      <w:r w:rsidR="00DE3D96">
        <w:t xml:space="preserve"> 0</w:t>
      </w:r>
    </w:p>
    <w:p w14:paraId="6FB5F077" w14:textId="35B44585" w:rsidR="00DE3D96" w:rsidRDefault="00DE3D96" w:rsidP="001B0D71">
      <w:pPr>
        <w:pStyle w:val="ListParagraph"/>
        <w:numPr>
          <w:ilvl w:val="0"/>
          <w:numId w:val="3"/>
        </w:numPr>
        <w:jc w:val="both"/>
      </w:pPr>
      <w:r>
        <w:t>Saturation 100</w:t>
      </w:r>
    </w:p>
    <w:p w14:paraId="0F1E311B" w14:textId="51A0BD33" w:rsidR="00DE3D96" w:rsidRDefault="00DE3D96" w:rsidP="001B0D71">
      <w:pPr>
        <w:pStyle w:val="ListParagraph"/>
        <w:numPr>
          <w:ilvl w:val="0"/>
          <w:numId w:val="3"/>
        </w:numPr>
        <w:jc w:val="both"/>
      </w:pPr>
      <w:r>
        <w:t>Brightness 100</w:t>
      </w:r>
    </w:p>
    <w:p w14:paraId="634E807D" w14:textId="77777777" w:rsidR="005F7325" w:rsidRDefault="00ED6530" w:rsidP="00DE3D96">
      <w:pPr>
        <w:jc w:val="both"/>
      </w:pPr>
      <w:r>
        <w:t>When the cat touches this color, the following piece of code will run</w:t>
      </w:r>
      <w:r w:rsidR="005F7325">
        <w:t>:</w:t>
      </w:r>
    </w:p>
    <w:p w14:paraId="26986F0D" w14:textId="24573C07" w:rsidR="00ED6530" w:rsidRDefault="005F7325" w:rsidP="005F732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1" behindDoc="0" locked="0" layoutInCell="1" allowOverlap="1" wp14:anchorId="41A68F04" wp14:editId="75EF4BE1">
                <wp:simplePos x="0" y="0"/>
                <wp:positionH relativeFrom="column">
                  <wp:posOffset>1985058</wp:posOffset>
                </wp:positionH>
                <wp:positionV relativeFrom="paragraph">
                  <wp:posOffset>48461</wp:posOffset>
                </wp:positionV>
                <wp:extent cx="1880886" cy="1695691"/>
                <wp:effectExtent l="19050" t="19050" r="24130" b="19050"/>
                <wp:wrapNone/>
                <wp:docPr id="17726866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886" cy="16956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3DD67CE" w14:textId="77777777" w:rsidR="005F7325" w:rsidRDefault="005F73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8F04" id="Text Box 18" o:spid="_x0000_s1031" type="#_x0000_t202" style="position:absolute;left:0;text-align:left;margin-left:156.3pt;margin-top:3.8pt;width:148.1pt;height:133.5pt;z-index:251660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" filled="f" strokecolor="#c00000" strokeweight="3pt">
                <v:textbox>
                  <w:txbxContent>
                    <w:p w14:paraId="63DD67CE" w14:textId="77777777" w:rsidR="005F7325" w:rsidRDefault="005F7325"/>
                  </w:txbxContent>
                </v:textbox>
              </v:shape>
            </w:pict>
          </mc:Fallback>
        </mc:AlternateContent>
      </w:r>
      <w:r w:rsidR="00ED6530">
        <w:rPr>
          <w:noProof/>
        </w:rPr>
        <w:drawing>
          <wp:inline distT="0" distB="0" distL="0" distR="0" wp14:anchorId="37CEF410" wp14:editId="007B6E64">
            <wp:extent cx="2268638" cy="2209590"/>
            <wp:effectExtent l="0" t="0" r="0" b="635"/>
            <wp:docPr id="3914369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6983" name="Picture 391436983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57"/>
                    <a:stretch/>
                  </pic:blipFill>
                  <pic:spPr bwMode="auto">
                    <a:xfrm>
                      <a:off x="0" y="0"/>
                      <a:ext cx="2297111" cy="223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2DD44" w14:textId="35E71109" w:rsidR="00733408" w:rsidRDefault="00733408" w:rsidP="00733408">
      <w:pPr>
        <w:jc w:val="both"/>
      </w:pPr>
      <w:r>
        <w:lastRenderedPageBreak/>
        <w:t>For now, we are only considering the highlighted part.</w:t>
      </w:r>
      <w:r w:rsidR="00BD7CF2">
        <w:t xml:space="preserve"> It also has the same color </w:t>
      </w:r>
      <w:r w:rsidR="00EA4C22">
        <w:t>specifications:</w:t>
      </w:r>
    </w:p>
    <w:p w14:paraId="6ADAA097" w14:textId="6A66FF8B" w:rsidR="00EA4C22" w:rsidRDefault="00EA4C22" w:rsidP="00EA4C22">
      <w:pPr>
        <w:jc w:val="center"/>
      </w:pPr>
      <w:r>
        <w:rPr>
          <w:noProof/>
        </w:rPr>
        <w:drawing>
          <wp:inline distT="0" distB="0" distL="0" distR="0" wp14:anchorId="0C665C0E" wp14:editId="358874C8">
            <wp:extent cx="1938759" cy="2120925"/>
            <wp:effectExtent l="0" t="0" r="4445" b="0"/>
            <wp:docPr id="13995340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4053" name="Picture 13995340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807" cy="21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BCF" w14:textId="396AE3E9" w:rsidR="00EA4C22" w:rsidRDefault="00EA4C22" w:rsidP="00EA4C22">
      <w:pPr>
        <w:jc w:val="both"/>
      </w:pPr>
      <w:r>
        <w:t xml:space="preserve">Now </w:t>
      </w:r>
      <w:proofErr w:type="spellStart"/>
      <w:r>
        <w:t>when ever</w:t>
      </w:r>
      <w:proofErr w:type="spellEnd"/>
      <w:r>
        <w:t xml:space="preserve"> the cat </w:t>
      </w:r>
      <w:r w:rsidR="00576709">
        <w:t>touches</w:t>
      </w:r>
      <w:r>
        <w:t xml:space="preserve"> the following color</w:t>
      </w:r>
      <w:r w:rsidR="00DA2C50">
        <w:t xml:space="preserve">, a sound will play and will wait for </w:t>
      </w:r>
      <w:r w:rsidR="00CE0610">
        <w:t xml:space="preserve">0.2 second </w:t>
      </w:r>
      <w:r w:rsidR="00DA2C50">
        <w:t>(</w:t>
      </w:r>
      <w:r w:rsidR="00CE0610">
        <w:t xml:space="preserve">both are </w:t>
      </w:r>
      <w:r w:rsidR="00DA2C50">
        <w:t xml:space="preserve">not </w:t>
      </w:r>
      <w:r w:rsidR="00CE0610">
        <w:t>compulsory, it is choice), The actual part is broadcast, I name</w:t>
      </w:r>
      <w:r w:rsidR="009178B2">
        <w:t>d</w:t>
      </w:r>
      <w:r w:rsidR="00CE0610">
        <w:t xml:space="preserve"> first </w:t>
      </w:r>
      <w:r w:rsidR="0070384F">
        <w:t>broadcast</w:t>
      </w:r>
      <w:r w:rsidR="009178B2">
        <w:t xml:space="preserve"> </w:t>
      </w:r>
      <w:r w:rsidR="00CE0610">
        <w:t xml:space="preserve">“from 1 to 2” as </w:t>
      </w:r>
      <w:r w:rsidR="0070384F">
        <w:t>I’</w:t>
      </w:r>
      <w:r w:rsidR="00CE0610">
        <w:t>m moving from my ground 1 to ground 2</w:t>
      </w:r>
      <w:r w:rsidR="009178B2">
        <w:t>. And define the position of my cat in the next sprite when it will show.</w:t>
      </w:r>
    </w:p>
    <w:p w14:paraId="0418AC08" w14:textId="291B25ED" w:rsidR="00EC4D5E" w:rsidRDefault="00EC4D5E" w:rsidP="00EA4C22">
      <w:pPr>
        <w:jc w:val="both"/>
      </w:pPr>
      <w:r>
        <w:t>Now in the ground 1, I define the following:</w:t>
      </w:r>
    </w:p>
    <w:p w14:paraId="100D1A18" w14:textId="116759A2" w:rsidR="00EC4D5E" w:rsidRDefault="001227E4" w:rsidP="001227E4">
      <w:pPr>
        <w:jc w:val="center"/>
      </w:pPr>
      <w:r>
        <w:rPr>
          <w:noProof/>
        </w:rPr>
        <w:drawing>
          <wp:inline distT="0" distB="0" distL="0" distR="0" wp14:anchorId="44E65F23" wp14:editId="2F365615">
            <wp:extent cx="1927184" cy="1985010"/>
            <wp:effectExtent l="0" t="0" r="0" b="0"/>
            <wp:docPr id="18323944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94479" name="Picture 18323944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622" cy="200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D306" w14:textId="7E727400" w:rsidR="001227E4" w:rsidRDefault="001227E4" w:rsidP="001227E4">
      <w:pPr>
        <w:jc w:val="both"/>
      </w:pPr>
      <w:r>
        <w:t xml:space="preserve">For now, I am just </w:t>
      </w:r>
      <w:r w:rsidR="00AB1292">
        <w:t xml:space="preserve">considering the highlighted part. When the game starts, </w:t>
      </w:r>
      <w:r w:rsidR="00B67685">
        <w:t xml:space="preserve">the Ground 1 will show and when the </w:t>
      </w:r>
      <w:r w:rsidR="00907F26">
        <w:t>broadcast message “from 1 to 2” will appear, this sprite will hide.</w:t>
      </w:r>
    </w:p>
    <w:p w14:paraId="2EBC42BF" w14:textId="358A917C" w:rsidR="00907F26" w:rsidRDefault="00907F26" w:rsidP="001227E4">
      <w:pPr>
        <w:jc w:val="both"/>
      </w:pPr>
      <w:r>
        <w:t xml:space="preserve">On the other </w:t>
      </w:r>
      <w:r w:rsidR="00576709">
        <w:t>hand,</w:t>
      </w:r>
      <w:r>
        <w:t xml:space="preserve"> in sprite 2 or ground 2</w:t>
      </w:r>
      <w:r w:rsidR="00D40002">
        <w:t>, the following code is defined:</w:t>
      </w:r>
    </w:p>
    <w:p w14:paraId="6B55410A" w14:textId="6F89F982" w:rsidR="00D40002" w:rsidRDefault="008F0293" w:rsidP="008F0293">
      <w:pPr>
        <w:jc w:val="center"/>
      </w:pPr>
      <w:r>
        <w:rPr>
          <w:noProof/>
        </w:rPr>
        <w:lastRenderedPageBreak/>
        <w:drawing>
          <wp:inline distT="0" distB="0" distL="0" distR="0" wp14:anchorId="1B35F18F" wp14:editId="0B265C77">
            <wp:extent cx="1776714" cy="1602777"/>
            <wp:effectExtent l="0" t="0" r="0" b="0"/>
            <wp:docPr id="14507286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28666" name="Picture 14507286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036" cy="16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94A5" w14:textId="38C2DC20" w:rsidR="00E0785F" w:rsidRDefault="00706305" w:rsidP="00E0785F">
      <w:pPr>
        <w:jc w:val="both"/>
      </w:pPr>
      <w:r>
        <w:t>Again,</w:t>
      </w:r>
      <w:r w:rsidR="00E0785F">
        <w:t xml:space="preserve"> only considering the highlighted one, </w:t>
      </w:r>
      <w:r w:rsidR="00576709">
        <w:t>in</w:t>
      </w:r>
      <w:r w:rsidR="00270DB6">
        <w:t xml:space="preserve"> my second ground</w:t>
      </w:r>
      <w:r w:rsidR="00D1630B">
        <w:t>, when the game starts, this sprite, like all other sprites except the first one</w:t>
      </w:r>
      <w:r>
        <w:t xml:space="preserve">, will remain hide. Now when the specific broad cast message will </w:t>
      </w:r>
      <w:r w:rsidR="00A600A5">
        <w:t xml:space="preserve">receive, </w:t>
      </w:r>
      <w:r w:rsidR="00576709">
        <w:t>in</w:t>
      </w:r>
      <w:r w:rsidR="00A600A5">
        <w:t xml:space="preserve"> this case, “</w:t>
      </w:r>
      <w:r w:rsidR="00186A5A">
        <w:t xml:space="preserve">from 1 to 2”, it will be </w:t>
      </w:r>
      <w:r w:rsidR="00DB16F5">
        <w:t>shown. And due to</w:t>
      </w:r>
      <w:r w:rsidR="00C83B61">
        <w:t xml:space="preserve"> </w:t>
      </w:r>
      <w:r w:rsidR="00DB16F5">
        <w:t>that placement of cat through “change x and y by” function</w:t>
      </w:r>
      <w:r w:rsidR="00C83B61">
        <w:t>, the cat will be at the start of that sprite</w:t>
      </w:r>
      <w:r w:rsidR="007F68BC">
        <w:t>.</w:t>
      </w:r>
    </w:p>
    <w:p w14:paraId="0AC3E3B5" w14:textId="77777777" w:rsidR="002F30A4" w:rsidRDefault="002F30A4" w:rsidP="00E0785F">
      <w:pPr>
        <w:jc w:val="both"/>
      </w:pPr>
    </w:p>
    <w:p w14:paraId="2E8490CD" w14:textId="6997405D" w:rsidR="00FF18C0" w:rsidRDefault="002F30A4" w:rsidP="00E0785F">
      <w:pPr>
        <w:jc w:val="both"/>
      </w:pPr>
      <w:r>
        <w:t>Same is the case with other sprites</w:t>
      </w:r>
      <w:r w:rsidR="0077770C">
        <w:t>, I used different colors with different specifications</w:t>
      </w:r>
      <w:r w:rsidR="00FF18C0">
        <w:t xml:space="preserve"> for sensing. Some samples are given b</w:t>
      </w:r>
      <w:r w:rsidR="00666B7C">
        <w:t>elow:</w:t>
      </w:r>
    </w:p>
    <w:p w14:paraId="41A29AAF" w14:textId="66807711" w:rsidR="00666B7C" w:rsidRDefault="006757F4" w:rsidP="006757F4">
      <w:pPr>
        <w:jc w:val="center"/>
      </w:pPr>
      <w:r>
        <w:rPr>
          <w:noProof/>
        </w:rPr>
        <w:drawing>
          <wp:inline distT="0" distB="0" distL="0" distR="0" wp14:anchorId="6964A7C2" wp14:editId="07A8E18E">
            <wp:extent cx="2954216" cy="2370791"/>
            <wp:effectExtent l="0" t="0" r="0" b="0"/>
            <wp:docPr id="12910994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99421" name="Picture 12910994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504" cy="238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1897" w14:textId="05005858" w:rsidR="00D57786" w:rsidRDefault="00D57786" w:rsidP="00D57786">
      <w:pPr>
        <w:jc w:val="both"/>
      </w:pPr>
      <w:r>
        <w:t>I used this to go from ground 2 to ground 3</w:t>
      </w:r>
      <w:r w:rsidR="0013098D">
        <w:t>.</w:t>
      </w:r>
    </w:p>
    <w:p w14:paraId="1EFC128A" w14:textId="497667F6" w:rsidR="0013098D" w:rsidRDefault="0013098D" w:rsidP="0013098D">
      <w:pPr>
        <w:jc w:val="center"/>
      </w:pPr>
      <w:r>
        <w:rPr>
          <w:noProof/>
        </w:rPr>
        <w:drawing>
          <wp:inline distT="0" distB="0" distL="0" distR="0" wp14:anchorId="5E7F135E" wp14:editId="220B467D">
            <wp:extent cx="2165461" cy="1612983"/>
            <wp:effectExtent l="0" t="0" r="6350" b="6350"/>
            <wp:docPr id="20605518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1884" name="Picture 206055188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FAB5" w14:textId="34E15D87" w:rsidR="009D142F" w:rsidRDefault="00EE37F6" w:rsidP="00EE37F6">
      <w:r>
        <w:lastRenderedPageBreak/>
        <w:t xml:space="preserve">This is the code in which I used the same color scheme. </w:t>
      </w:r>
    </w:p>
    <w:p w14:paraId="27366AC0" w14:textId="326194D5" w:rsidR="00EE37F6" w:rsidRDefault="00EE37F6" w:rsidP="00EE37F6">
      <w:pPr>
        <w:jc w:val="center"/>
      </w:pPr>
      <w:r>
        <w:rPr>
          <w:noProof/>
        </w:rPr>
        <w:drawing>
          <wp:inline distT="0" distB="0" distL="0" distR="0" wp14:anchorId="649771FD" wp14:editId="43691651">
            <wp:extent cx="2209301" cy="1866900"/>
            <wp:effectExtent l="0" t="0" r="635" b="0"/>
            <wp:docPr id="17240117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1795" name="Picture 172401179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827" cy="187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48AE" w14:textId="5E08C88C" w:rsidR="00957DE6" w:rsidRDefault="00957DE6" w:rsidP="0012779F">
      <w:pPr>
        <w:jc w:val="both"/>
      </w:pPr>
      <w:r>
        <w:t>When the ground 2 will receive broad cast message “from 2 to 3” then it will hide itself</w:t>
      </w:r>
      <w:r w:rsidR="00CC22D8">
        <w:t>.</w:t>
      </w:r>
    </w:p>
    <w:p w14:paraId="6DE585B2" w14:textId="1D0F0A36" w:rsidR="00957DE6" w:rsidRDefault="00957DE6" w:rsidP="0012779F">
      <w:r>
        <w:t xml:space="preserve"> And when the ground 3 will receive the same </w:t>
      </w:r>
      <w:r w:rsidR="00FB5CF9">
        <w:t>message,</w:t>
      </w:r>
      <w:r>
        <w:t xml:space="preserve"> it will </w:t>
      </w:r>
      <w:r w:rsidR="00FB0E6F">
        <w:t>show</w:t>
      </w:r>
      <w:r>
        <w:t xml:space="preserve"> and </w:t>
      </w:r>
      <w:r w:rsidR="00032245">
        <w:t xml:space="preserve">the cat will move to the defined position </w:t>
      </w:r>
      <w:r w:rsidR="00FB5CF9">
        <w:t>(obviously</w:t>
      </w:r>
      <w:r w:rsidR="00032245">
        <w:t xml:space="preserve"> at the start of the ground</w:t>
      </w:r>
      <w:r w:rsidR="007F7E9D">
        <w:t>).</w:t>
      </w:r>
    </w:p>
    <w:p w14:paraId="6A686A21" w14:textId="77777777" w:rsidR="007455F3" w:rsidRDefault="007455F3" w:rsidP="0086257C"/>
    <w:p w14:paraId="5004ED07" w14:textId="232A57FC" w:rsidR="007455F3" w:rsidRDefault="00A3618E" w:rsidP="005B3C40">
      <w:pPr>
        <w:pStyle w:val="Heading1"/>
        <w:numPr>
          <w:ilvl w:val="0"/>
          <w:numId w:val="2"/>
        </w:numPr>
      </w:pPr>
      <w:r>
        <w:t>Scoring System</w:t>
      </w:r>
    </w:p>
    <w:p w14:paraId="616CB302" w14:textId="77777777" w:rsidR="005B3C40" w:rsidRDefault="005B3C40" w:rsidP="005B3C40"/>
    <w:p w14:paraId="32261625" w14:textId="5D38CAD0" w:rsidR="005B3C40" w:rsidRDefault="005B3C40" w:rsidP="00CC22D8">
      <w:pPr>
        <w:jc w:val="both"/>
      </w:pPr>
      <w:r>
        <w:t>To add score, I made a variable named</w:t>
      </w:r>
      <w:r w:rsidR="00CB475D">
        <w:t xml:space="preserve"> “score” and when the green flag is </w:t>
      </w:r>
      <w:r w:rsidR="00CC22D8">
        <w:t>pressed, it</w:t>
      </w:r>
      <w:r w:rsidR="00CB475D">
        <w:t xml:space="preserve"> is automatically sets to zero. </w:t>
      </w:r>
      <w:r w:rsidR="00B5599D">
        <w:t>To do an increase in the score, I made a sprite name</w:t>
      </w:r>
      <w:r w:rsidR="00CC22D8">
        <w:t>d as “star</w:t>
      </w:r>
      <w:r w:rsidR="00075386">
        <w:t xml:space="preserve">”. </w:t>
      </w:r>
      <w:proofErr w:type="spellStart"/>
      <w:r w:rsidR="00075386">
        <w:t>When ever</w:t>
      </w:r>
      <w:proofErr w:type="spellEnd"/>
      <w:r w:rsidR="00075386">
        <w:t xml:space="preserve"> the cat touches the star, it will make an increase of 1 in the score and star will disappear</w:t>
      </w:r>
      <w:r w:rsidR="00300395">
        <w:t>. The code of this is as follows.</w:t>
      </w:r>
    </w:p>
    <w:p w14:paraId="34B364AB" w14:textId="1A061C9B" w:rsidR="002A1C52" w:rsidRDefault="002A1C52" w:rsidP="002A1C52">
      <w:pPr>
        <w:jc w:val="center"/>
      </w:pPr>
      <w:r>
        <w:rPr>
          <w:noProof/>
        </w:rPr>
        <w:drawing>
          <wp:inline distT="0" distB="0" distL="0" distR="0" wp14:anchorId="77841C67" wp14:editId="7F190FE1">
            <wp:extent cx="2336213" cy="2482215"/>
            <wp:effectExtent l="0" t="0" r="6985" b="0"/>
            <wp:docPr id="5156213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21356" name="Picture 5156213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11" cy="24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1648" w14:textId="77777777" w:rsidR="002A1C52" w:rsidRDefault="002A1C52" w:rsidP="002A1C52">
      <w:pPr>
        <w:jc w:val="center"/>
      </w:pPr>
    </w:p>
    <w:p w14:paraId="7E1F828E" w14:textId="1BAB9E16" w:rsidR="00DF5933" w:rsidRDefault="002A1C52" w:rsidP="002A1C52">
      <w:pPr>
        <w:jc w:val="both"/>
      </w:pPr>
      <w:r>
        <w:lastRenderedPageBreak/>
        <w:t xml:space="preserve">The position defined in the above code is valid only for the first ground. </w:t>
      </w:r>
      <w:r w:rsidR="00DF5933">
        <w:t>This code is written in the star sprite.</w:t>
      </w:r>
    </w:p>
    <w:p w14:paraId="20331280" w14:textId="1254CB6D" w:rsidR="00DF5933" w:rsidRDefault="00DF5933" w:rsidP="002A1C52">
      <w:pPr>
        <w:jc w:val="both"/>
      </w:pPr>
      <w:r>
        <w:t>For other grounds, the code is as follows:</w:t>
      </w:r>
    </w:p>
    <w:p w14:paraId="368F9C25" w14:textId="77777777" w:rsidR="00DF5933" w:rsidRDefault="00DF5933" w:rsidP="002A1C52">
      <w:pPr>
        <w:jc w:val="both"/>
      </w:pPr>
    </w:p>
    <w:p w14:paraId="6C55CCF7" w14:textId="20700C5B" w:rsidR="00DF5933" w:rsidRDefault="003A04F7" w:rsidP="003A04F7">
      <w:pPr>
        <w:jc w:val="center"/>
      </w:pPr>
      <w:r>
        <w:rPr>
          <w:noProof/>
        </w:rPr>
        <w:drawing>
          <wp:inline distT="0" distB="0" distL="0" distR="0" wp14:anchorId="0596D335" wp14:editId="2F966684">
            <wp:extent cx="3411415" cy="2752725"/>
            <wp:effectExtent l="0" t="0" r="0" b="0"/>
            <wp:docPr id="7750371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7198" name="Picture 77503719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548" cy="276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E0F9" w14:textId="77777777" w:rsidR="003A04F7" w:rsidRDefault="003A04F7" w:rsidP="003A04F7">
      <w:pPr>
        <w:jc w:val="both"/>
      </w:pPr>
    </w:p>
    <w:p w14:paraId="3133289D" w14:textId="12CBB033" w:rsidR="003A04F7" w:rsidRDefault="003A04F7" w:rsidP="003A04F7">
      <w:pPr>
        <w:jc w:val="both"/>
      </w:pPr>
      <w:r>
        <w:t>So yes</w:t>
      </w:r>
      <w:r w:rsidR="006006BD">
        <w:t>, this is the code. When it receive</w:t>
      </w:r>
      <w:r w:rsidR="002A253B">
        <w:t>s</w:t>
      </w:r>
      <w:r w:rsidR="006006BD">
        <w:t xml:space="preserve"> the respective </w:t>
      </w:r>
      <w:r w:rsidR="002A253B">
        <w:t xml:space="preserve">message from the broad cast, it will act </w:t>
      </w:r>
      <w:r w:rsidR="00796A1C">
        <w:t>accordingly.</w:t>
      </w:r>
    </w:p>
    <w:p w14:paraId="6B5DC903" w14:textId="5E618F78" w:rsidR="00796A1C" w:rsidRDefault="00796A1C" w:rsidP="003A04F7">
      <w:pPr>
        <w:jc w:val="both"/>
      </w:pPr>
      <w:r>
        <w:t xml:space="preserve">The value of x and y are </w:t>
      </w:r>
      <w:r w:rsidR="001814EE">
        <w:t xml:space="preserve">defining the position of </w:t>
      </w:r>
      <w:r w:rsidR="0030638A">
        <w:t>star in different sprites (grounds).</w:t>
      </w:r>
    </w:p>
    <w:p w14:paraId="5EFDAF3F" w14:textId="77777777" w:rsidR="0030638A" w:rsidRDefault="0030638A" w:rsidP="003A04F7">
      <w:pPr>
        <w:jc w:val="both"/>
      </w:pPr>
    </w:p>
    <w:p w14:paraId="00AD964D" w14:textId="01A27C5A" w:rsidR="008D0116" w:rsidRDefault="008D0116" w:rsidP="008D0116">
      <w:pPr>
        <w:pStyle w:val="Heading1"/>
        <w:numPr>
          <w:ilvl w:val="0"/>
          <w:numId w:val="2"/>
        </w:numPr>
      </w:pPr>
      <w:r>
        <w:t>Some bug fixes</w:t>
      </w:r>
    </w:p>
    <w:p w14:paraId="7BB71DA1" w14:textId="77777777" w:rsidR="00B81192" w:rsidRDefault="00B81192" w:rsidP="00B81192"/>
    <w:p w14:paraId="70845DC4" w14:textId="391FA09E" w:rsidR="00B81192" w:rsidRDefault="00A0000D" w:rsidP="00AF1206">
      <w:pPr>
        <w:jc w:val="both"/>
      </w:pPr>
      <w:r>
        <w:t>We have used black color with the specifications defined above,</w:t>
      </w:r>
      <w:r w:rsidR="00BE28E3">
        <w:t xml:space="preserve"> this color us only used where the cat will move. There </w:t>
      </w:r>
      <w:r w:rsidR="00AF1206">
        <w:t>were</w:t>
      </w:r>
      <w:r w:rsidR="00BE28E3">
        <w:t xml:space="preserve"> no </w:t>
      </w:r>
      <w:r w:rsidR="00AF1206">
        <w:t>stopping</w:t>
      </w:r>
      <w:r w:rsidR="00BE28E3">
        <w:t xml:space="preserve"> </w:t>
      </w:r>
      <w:r w:rsidR="00AF1206">
        <w:t xml:space="preserve">boundaries. We had to control that manually. Such as sometimes cat goes </w:t>
      </w:r>
      <w:r w:rsidR="00BD1EC0">
        <w:t>beyond the boundaries where it should not be (the blue area</w:t>
      </w:r>
      <w:r w:rsidR="00556673">
        <w:t>)</w:t>
      </w:r>
      <w:r w:rsidR="00D23C86">
        <w:t xml:space="preserve"> such as: </w:t>
      </w:r>
    </w:p>
    <w:p w14:paraId="00BA26B1" w14:textId="39793EFF" w:rsidR="0076457F" w:rsidRDefault="008B2B78" w:rsidP="008B2B7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9" behindDoc="0" locked="0" layoutInCell="1" allowOverlap="1" wp14:anchorId="7B728DEE" wp14:editId="7CFE4F20">
                <wp:simplePos x="0" y="0"/>
                <wp:positionH relativeFrom="column">
                  <wp:posOffset>4213363</wp:posOffset>
                </wp:positionH>
                <wp:positionV relativeFrom="paragraph">
                  <wp:posOffset>576470</wp:posOffset>
                </wp:positionV>
                <wp:extent cx="341465" cy="345467"/>
                <wp:effectExtent l="19050" t="19050" r="20955" b="16510"/>
                <wp:wrapNone/>
                <wp:docPr id="8619824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65" cy="3454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B8BC4F2" w14:textId="77777777" w:rsidR="008B2B78" w:rsidRDefault="008B2B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8DEE" id="Text Box 10" o:spid="_x0000_s1032" type="#_x0000_t202" style="position:absolute;left:0;text-align:left;margin-left:331.75pt;margin-top:45.4pt;width:26.9pt;height:27.2pt;z-index:251662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" filled="f" strokecolor="red" strokeweight="2.25pt">
                <v:textbox>
                  <w:txbxContent>
                    <w:p w14:paraId="0B8BC4F2" w14:textId="77777777" w:rsidR="008B2B78" w:rsidRDefault="008B2B7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5" behindDoc="0" locked="0" layoutInCell="1" allowOverlap="1" wp14:anchorId="0BB8D147" wp14:editId="50A616BF">
                <wp:simplePos x="0" y="0"/>
                <wp:positionH relativeFrom="column">
                  <wp:posOffset>453224</wp:posOffset>
                </wp:positionH>
                <wp:positionV relativeFrom="paragraph">
                  <wp:posOffset>163002</wp:posOffset>
                </wp:positionV>
                <wp:extent cx="489006" cy="345881"/>
                <wp:effectExtent l="19050" t="19050" r="25400" b="16510"/>
                <wp:wrapNone/>
                <wp:docPr id="12521573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06" cy="3458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3237D43" w14:textId="77777777" w:rsidR="008B2B78" w:rsidRDefault="008B2B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8D147" id="_x0000_s1033" type="#_x0000_t202" style="position:absolute;left:0;text-align:left;margin-left:35.7pt;margin-top:12.85pt;width:38.5pt;height:27.25pt;z-index:251661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" filled="f" strokecolor="red" strokeweight="2.25pt">
                <v:textbox>
                  <w:txbxContent>
                    <w:p w14:paraId="13237D43" w14:textId="77777777" w:rsidR="008B2B78" w:rsidRDefault="008B2B78"/>
                  </w:txbxContent>
                </v:textbox>
              </v:shape>
            </w:pict>
          </mc:Fallback>
        </mc:AlternateContent>
      </w:r>
      <w:r w:rsidR="0076457F">
        <w:rPr>
          <w:noProof/>
        </w:rPr>
        <w:drawing>
          <wp:inline distT="0" distB="0" distL="0" distR="0" wp14:anchorId="7312701C" wp14:editId="2DDB9357">
            <wp:extent cx="2146300" cy="1569366"/>
            <wp:effectExtent l="0" t="0" r="6350" b="0"/>
            <wp:docPr id="1622921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21881" name="Picture 162292188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648" cy="15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</w:rPr>
        <w:drawing>
          <wp:inline distT="0" distB="0" distL="0" distR="0" wp14:anchorId="13980A9A" wp14:editId="3013EE1F">
            <wp:extent cx="2215515" cy="1573856"/>
            <wp:effectExtent l="0" t="0" r="0" b="7620"/>
            <wp:docPr id="412151015" name="Picture 8" descr="A cartoon cat on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1015" name="Picture 8" descr="A cartoon cat on a blue square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58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65F1" w14:textId="77777777" w:rsidR="008B2B78" w:rsidRDefault="008B2B78" w:rsidP="008B2B78">
      <w:pPr>
        <w:jc w:val="center"/>
      </w:pPr>
    </w:p>
    <w:p w14:paraId="55CF650F" w14:textId="7B040BCB" w:rsidR="008B2B78" w:rsidRDefault="008B2B78" w:rsidP="008B2B78">
      <w:r>
        <w:t>As we can see, the cat is moving beyond its limits, so to fix this problem, we made two variables</w:t>
      </w:r>
      <w:r w:rsidR="002D584C">
        <w:t>, “old x” and “old y”. now we add the wall borders on each slide and assign it a specific black color which has the following specifications</w:t>
      </w:r>
      <w:r w:rsidR="00FC2A24">
        <w:t>:</w:t>
      </w:r>
    </w:p>
    <w:p w14:paraId="341BF2E7" w14:textId="204885AD" w:rsidR="00FC2A24" w:rsidRDefault="00FC2A24" w:rsidP="00FC2A24">
      <w:pPr>
        <w:jc w:val="center"/>
      </w:pPr>
      <w:r>
        <w:rPr>
          <w:noProof/>
        </w:rPr>
        <w:drawing>
          <wp:inline distT="0" distB="0" distL="0" distR="0" wp14:anchorId="193D0E06" wp14:editId="6217BAE0">
            <wp:extent cx="3566160" cy="2897124"/>
            <wp:effectExtent l="0" t="0" r="0" b="0"/>
            <wp:docPr id="972947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7004" name="Picture 97294700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24" cy="29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A743" w14:textId="77777777" w:rsidR="00FC2A24" w:rsidRDefault="00FC2A24" w:rsidP="00FC2A24">
      <w:pPr>
        <w:jc w:val="center"/>
      </w:pPr>
    </w:p>
    <w:p w14:paraId="0031D80F" w14:textId="4A845102" w:rsidR="00FC2A24" w:rsidRDefault="00FC2A24" w:rsidP="00FC2A24">
      <w:r>
        <w:t xml:space="preserve">Now when the </w:t>
      </w:r>
      <w:r w:rsidR="00FA4F27">
        <w:t xml:space="preserve">cat will touch this color, it will consider as a boundary. The question is, </w:t>
      </w:r>
      <w:r w:rsidR="0012779F">
        <w:t>how</w:t>
      </w:r>
      <w:r w:rsidR="00FA4F27">
        <w:t xml:space="preserve"> so?</w:t>
      </w:r>
      <w:r w:rsidR="00F81119">
        <w:t xml:space="preserve"> So yes, the answer is right below.</w:t>
      </w:r>
    </w:p>
    <w:p w14:paraId="692096DE" w14:textId="31451257" w:rsidR="00FA4F27" w:rsidRDefault="00F81119" w:rsidP="00F81119">
      <w:pPr>
        <w:jc w:val="center"/>
      </w:pPr>
      <w:r>
        <w:rPr>
          <w:noProof/>
        </w:rPr>
        <w:lastRenderedPageBreak/>
        <w:drawing>
          <wp:inline distT="0" distB="0" distL="0" distR="0" wp14:anchorId="41DD6D85" wp14:editId="4A2B2358">
            <wp:extent cx="2799471" cy="3742450"/>
            <wp:effectExtent l="0" t="0" r="1270" b="0"/>
            <wp:docPr id="598550013" name="Picture 1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0013" name="Picture 12" descr="A screen shot of a computer screen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028" cy="37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61D9" w14:textId="61537F29" w:rsidR="00F81119" w:rsidRDefault="00DB6D67" w:rsidP="00B75B7A">
      <w:pPr>
        <w:jc w:val="both"/>
      </w:pPr>
      <w:r>
        <w:t xml:space="preserve">We assign the x and y position of the cat, when it </w:t>
      </w:r>
      <w:r w:rsidR="006F6791">
        <w:t>is just before from</w:t>
      </w:r>
      <w:r>
        <w:t xml:space="preserve"> touch</w:t>
      </w:r>
      <w:r w:rsidR="00B75B7A">
        <w:t>ing</w:t>
      </w:r>
      <w:r>
        <w:t xml:space="preserve"> that color</w:t>
      </w:r>
      <w:r w:rsidR="002F3152">
        <w:t xml:space="preserve">, to those variables. </w:t>
      </w:r>
      <w:r w:rsidR="006F6791">
        <w:t xml:space="preserve">Now </w:t>
      </w:r>
      <w:r w:rsidR="00B75B7A">
        <w:t>whenever</w:t>
      </w:r>
      <w:r w:rsidR="006F6791">
        <w:t xml:space="preserve"> the cat</w:t>
      </w:r>
      <w:r w:rsidR="00B75B7A">
        <w:t xml:space="preserve"> touches that color, it will move to the previous position</w:t>
      </w:r>
      <w:r w:rsidR="001142DD">
        <w:t>. And assign the new position to variables again.</w:t>
      </w:r>
    </w:p>
    <w:p w14:paraId="1A4591DA" w14:textId="615EB076" w:rsidR="00C3089F" w:rsidRDefault="00C3089F" w:rsidP="00B75B7A">
      <w:pPr>
        <w:jc w:val="both"/>
      </w:pPr>
      <w:r>
        <w:t>Due to this, the cat will remain in the boundaries. Such as:</w:t>
      </w:r>
    </w:p>
    <w:p w14:paraId="2A30187C" w14:textId="36168862" w:rsidR="00C3089F" w:rsidRDefault="00866D6D" w:rsidP="00866D6D">
      <w:pPr>
        <w:jc w:val="center"/>
      </w:pPr>
      <w:r>
        <w:rPr>
          <w:noProof/>
        </w:rPr>
        <w:drawing>
          <wp:inline distT="0" distB="0" distL="0" distR="0" wp14:anchorId="197AE574" wp14:editId="266FEEBB">
            <wp:extent cx="2602523" cy="2466677"/>
            <wp:effectExtent l="0" t="0" r="7620" b="0"/>
            <wp:docPr id="5248074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07422" name="Picture 52480742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330" cy="24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BC5" w14:textId="35BD200F" w:rsidR="00866D6D" w:rsidRDefault="00866D6D" w:rsidP="00866D6D">
      <w:r>
        <w:t xml:space="preserve">See this, I </w:t>
      </w:r>
      <w:r w:rsidR="005F02B2">
        <w:t>can’t</w:t>
      </w:r>
      <w:r>
        <w:t xml:space="preserve"> </w:t>
      </w:r>
      <w:r w:rsidR="00A15E2D">
        <w:t xml:space="preserve">move more even after pressing the “a” key (backward key). And you can see a </w:t>
      </w:r>
      <w:r w:rsidR="00DA3BDE">
        <w:t xml:space="preserve">minor </w:t>
      </w:r>
      <w:r w:rsidR="005F02B2">
        <w:t>gap between</w:t>
      </w:r>
      <w:r w:rsidR="00DA3BDE">
        <w:t xml:space="preserve"> the cat and wall, this is how it works.</w:t>
      </w:r>
    </w:p>
    <w:p w14:paraId="3A162352" w14:textId="02BCF8CA" w:rsidR="00E17912" w:rsidRDefault="00E17912" w:rsidP="009C59EB">
      <w:pPr>
        <w:pStyle w:val="Heading1"/>
        <w:numPr>
          <w:ilvl w:val="0"/>
          <w:numId w:val="2"/>
        </w:numPr>
      </w:pPr>
      <w:r>
        <w:lastRenderedPageBreak/>
        <w:t>Jumping of Heroin Cat</w:t>
      </w:r>
    </w:p>
    <w:p w14:paraId="7E55DBD3" w14:textId="77777777" w:rsidR="00E17912" w:rsidRPr="005D25D9" w:rsidRDefault="00E17912" w:rsidP="00E17912"/>
    <w:p w14:paraId="3EDF2217" w14:textId="77777777" w:rsidR="00E17912" w:rsidRDefault="00E17912" w:rsidP="00E17912">
      <w:pPr>
        <w:jc w:val="both"/>
      </w:pPr>
      <w:r>
        <w:t xml:space="preserve">As we </w:t>
      </w:r>
      <w:proofErr w:type="spellStart"/>
      <w:r>
        <w:t>cat</w:t>
      </w:r>
      <w:proofErr w:type="spellEnd"/>
      <w:r>
        <w:t xml:space="preserve"> see the heroin cat is jumping, it is very simple. For that, I customize a new costume of heroine cat in which she is rising her hands. Now at its defined location, I use a loop and change the value of Y by 5 and then switch to next costume and wait for a half second and then reverse the change in y and costume. Code is given below:</w:t>
      </w:r>
    </w:p>
    <w:p w14:paraId="112BB0B0" w14:textId="77777777" w:rsidR="00E17912" w:rsidRPr="005B5E36" w:rsidRDefault="00E17912" w:rsidP="00E17912">
      <w:pPr>
        <w:jc w:val="center"/>
      </w:pPr>
      <w:r>
        <w:rPr>
          <w:noProof/>
        </w:rPr>
        <w:drawing>
          <wp:inline distT="0" distB="0" distL="0" distR="0" wp14:anchorId="54260BBB" wp14:editId="529CDCD3">
            <wp:extent cx="1711842" cy="2359025"/>
            <wp:effectExtent l="0" t="0" r="3175" b="3175"/>
            <wp:docPr id="1660972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2942" name="Picture 166097294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27" cy="23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2667" w14:textId="77777777" w:rsidR="00E17912" w:rsidRDefault="00E17912" w:rsidP="00866D6D"/>
    <w:p w14:paraId="75C9D7C1" w14:textId="191D1275" w:rsidR="00FA4F27" w:rsidRDefault="00357873" w:rsidP="009C59EB">
      <w:pPr>
        <w:pStyle w:val="Heading1"/>
        <w:numPr>
          <w:ilvl w:val="0"/>
          <w:numId w:val="2"/>
        </w:numPr>
      </w:pPr>
      <w:r>
        <w:t xml:space="preserve">Winning </w:t>
      </w:r>
    </w:p>
    <w:p w14:paraId="50DFFBAD" w14:textId="77777777" w:rsidR="00357873" w:rsidRDefault="00357873" w:rsidP="00357873"/>
    <w:p w14:paraId="0C8780BF" w14:textId="0F8FE376" w:rsidR="007D68A9" w:rsidRDefault="00357873" w:rsidP="0012779F">
      <w:pPr>
        <w:jc w:val="both"/>
      </w:pPr>
      <w:r>
        <w:t>Now the objective of Game is to find the heroin cat</w:t>
      </w:r>
      <w:r w:rsidR="00AA70BC">
        <w:t xml:space="preserve">, as soon as our cat meets the heroin cat, the game will terminate and winning screen will appear. How so? </w:t>
      </w:r>
      <w:r w:rsidR="002D0358">
        <w:t xml:space="preserve">So, when the cat touches heroin cat, it will </w:t>
      </w:r>
      <w:r w:rsidR="00EA3F9B">
        <w:t xml:space="preserve">send a broadcast “winning” to all the sprites. And on winning </w:t>
      </w:r>
      <w:r w:rsidR="00525641">
        <w:t xml:space="preserve">broadcast, </w:t>
      </w:r>
      <w:r w:rsidR="0012779F">
        <w:t>everyone</w:t>
      </w:r>
      <w:r w:rsidR="00525641">
        <w:t xml:space="preserve"> will hide.</w:t>
      </w:r>
    </w:p>
    <w:p w14:paraId="7C03B129" w14:textId="1E1D63AB" w:rsidR="007D68A9" w:rsidRPr="007D68A9" w:rsidRDefault="007D68A9" w:rsidP="007D68A9">
      <w:pPr>
        <w:pStyle w:val="ListParagraph"/>
        <w:numPr>
          <w:ilvl w:val="0"/>
          <w:numId w:val="4"/>
        </w:numPr>
        <w:rPr>
          <w:b/>
          <w:bCs/>
        </w:rPr>
      </w:pPr>
      <w:r w:rsidRPr="007D68A9">
        <w:rPr>
          <w:b/>
          <w:bCs/>
        </w:rPr>
        <w:t>Heroin cat</w:t>
      </w:r>
    </w:p>
    <w:p w14:paraId="5E2A8BCF" w14:textId="627DBB4E" w:rsidR="00357873" w:rsidRDefault="00525641" w:rsidP="00357873">
      <w:r>
        <w:t xml:space="preserve"> </w:t>
      </w:r>
      <w:r w:rsidR="00776EF2">
        <w:t>The following code is defined in the “heroin cat”.</w:t>
      </w:r>
    </w:p>
    <w:p w14:paraId="7670F469" w14:textId="7A4C8BFA" w:rsidR="00525641" w:rsidRDefault="00776EF2" w:rsidP="00776EF2">
      <w:pPr>
        <w:jc w:val="center"/>
      </w:pPr>
      <w:r>
        <w:rPr>
          <w:noProof/>
        </w:rPr>
        <w:lastRenderedPageBreak/>
        <w:drawing>
          <wp:inline distT="0" distB="0" distL="0" distR="0" wp14:anchorId="65A2F51F" wp14:editId="1F9564FD">
            <wp:extent cx="1733660" cy="1800856"/>
            <wp:effectExtent l="0" t="0" r="0" b="9525"/>
            <wp:docPr id="700478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8162" name="Picture 70047816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856" cy="18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309A" w14:textId="2C4FDB08" w:rsidR="00957B70" w:rsidRPr="007D68A9" w:rsidRDefault="007D68A9" w:rsidP="007D68A9">
      <w:pPr>
        <w:pStyle w:val="ListParagraph"/>
        <w:numPr>
          <w:ilvl w:val="0"/>
          <w:numId w:val="4"/>
        </w:numPr>
        <w:rPr>
          <w:b/>
          <w:bCs/>
        </w:rPr>
      </w:pPr>
      <w:r w:rsidRPr="007D68A9">
        <w:rPr>
          <w:b/>
          <w:bCs/>
        </w:rPr>
        <w:t>All sprites</w:t>
      </w:r>
    </w:p>
    <w:p w14:paraId="1F8B122B" w14:textId="4EC489E0" w:rsidR="00776EF2" w:rsidRDefault="00776EF2" w:rsidP="00776EF2">
      <w:r>
        <w:t xml:space="preserve">Now when </w:t>
      </w:r>
      <w:r w:rsidR="003752D3">
        <w:t>any sprite will receive this winning message, it will hide itself.</w:t>
      </w:r>
    </w:p>
    <w:p w14:paraId="06E10450" w14:textId="7B493A48" w:rsidR="003752D3" w:rsidRDefault="009E4A77" w:rsidP="009E4A77">
      <w:pPr>
        <w:jc w:val="center"/>
      </w:pPr>
      <w:r>
        <w:rPr>
          <w:noProof/>
        </w:rPr>
        <w:drawing>
          <wp:inline distT="0" distB="0" distL="0" distR="0" wp14:anchorId="434DD278" wp14:editId="3B3DC045">
            <wp:extent cx="1892227" cy="808329"/>
            <wp:effectExtent l="0" t="0" r="0" b="0"/>
            <wp:docPr id="1998325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25683" name="Picture 19983256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449" cy="81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7BE" w14:textId="39CA6544" w:rsidR="00957B70" w:rsidRPr="00D70360" w:rsidRDefault="00D70360" w:rsidP="00D70360">
      <w:pPr>
        <w:pStyle w:val="ListParagraph"/>
        <w:numPr>
          <w:ilvl w:val="0"/>
          <w:numId w:val="4"/>
        </w:numPr>
        <w:rPr>
          <w:b/>
          <w:bCs/>
        </w:rPr>
      </w:pPr>
      <w:r w:rsidRPr="00D70360">
        <w:rPr>
          <w:b/>
          <w:bCs/>
        </w:rPr>
        <w:t>Backdrop</w:t>
      </w:r>
    </w:p>
    <w:p w14:paraId="3F4DD690" w14:textId="2079CE3D" w:rsidR="009E4A77" w:rsidRDefault="00957B70" w:rsidP="003579F5">
      <w:pPr>
        <w:jc w:val="both"/>
      </w:pPr>
      <w:r>
        <w:t>And in the backdrop section,</w:t>
      </w:r>
      <w:r w:rsidR="006B61C8">
        <w:t xml:space="preserve"> I added a winning screen. Now when the game starts, the backdrop w</w:t>
      </w:r>
      <w:r w:rsidR="000D3A50">
        <w:t xml:space="preserve">ill switch to “Background”. And when </w:t>
      </w:r>
      <w:r w:rsidR="003579F5">
        <w:t xml:space="preserve">it </w:t>
      </w:r>
      <w:r w:rsidR="005531DC">
        <w:t>receives</w:t>
      </w:r>
      <w:r w:rsidR="003579F5">
        <w:t xml:space="preserve"> “Winning message”, it will switch to “winning screen”. </w:t>
      </w:r>
    </w:p>
    <w:p w14:paraId="58F30645" w14:textId="2152AC70" w:rsidR="00781B83" w:rsidRDefault="00781B83" w:rsidP="00781B83">
      <w:pPr>
        <w:jc w:val="center"/>
      </w:pPr>
      <w:r>
        <w:rPr>
          <w:noProof/>
        </w:rPr>
        <w:drawing>
          <wp:inline distT="0" distB="0" distL="0" distR="0" wp14:anchorId="7BADFC0E" wp14:editId="0775CFAE">
            <wp:extent cx="1728084" cy="2558302"/>
            <wp:effectExtent l="0" t="0" r="5715" b="0"/>
            <wp:docPr id="1513575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5327" name="Picture 1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084" cy="25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0ADE" w14:textId="77777777" w:rsidR="00132EFB" w:rsidRDefault="00132EFB" w:rsidP="00781B83">
      <w:pPr>
        <w:jc w:val="center"/>
      </w:pPr>
    </w:p>
    <w:p w14:paraId="509A0229" w14:textId="5015933D" w:rsidR="005531DC" w:rsidRDefault="003937EF" w:rsidP="003937EF">
      <w:pPr>
        <w:pStyle w:val="Heading1"/>
        <w:numPr>
          <w:ilvl w:val="0"/>
          <w:numId w:val="2"/>
        </w:numPr>
      </w:pPr>
      <w:r>
        <w:lastRenderedPageBreak/>
        <w:t xml:space="preserve">Loosing </w:t>
      </w:r>
    </w:p>
    <w:p w14:paraId="06836BB4" w14:textId="1CAFB175" w:rsidR="001B4B57" w:rsidRDefault="001B4B57" w:rsidP="00962A6D"/>
    <w:p w14:paraId="1AE34A8D" w14:textId="24C1DC80" w:rsidR="00962A6D" w:rsidRDefault="00132EFB" w:rsidP="00962A6D">
      <w:r>
        <w:t xml:space="preserve">For loosing, we also </w:t>
      </w:r>
      <w:r w:rsidR="00EB3C73">
        <w:t>use</w:t>
      </w:r>
      <w:r>
        <w:t xml:space="preserve"> specific colors</w:t>
      </w:r>
      <w:r w:rsidR="00EB3C73">
        <w:t xml:space="preserve">. When cat touches those colors, the game will terminate with an ending sound which </w:t>
      </w:r>
      <w:r w:rsidR="009B5D00">
        <w:t>looks pretty</w:t>
      </w:r>
      <w:r w:rsidR="00EB3C73">
        <w:t xml:space="preserve"> cool</w:t>
      </w:r>
      <w:r w:rsidR="007275BB">
        <w:t xml:space="preserve">. One of those color is our LAVA color, which is obviously orange and the other </w:t>
      </w:r>
      <w:r w:rsidR="009B5D00">
        <w:t>is specific</w:t>
      </w:r>
      <w:r w:rsidR="007275BB">
        <w:t xml:space="preserve"> RED color, which are small triangles</w:t>
      </w:r>
      <w:r w:rsidR="009B5D00">
        <w:t>.</w:t>
      </w:r>
    </w:p>
    <w:p w14:paraId="00997DA2" w14:textId="1B461CCC" w:rsidR="00EB3FCB" w:rsidRPr="00EB3FCB" w:rsidRDefault="00EB3FCB" w:rsidP="00EB3FCB">
      <w:pPr>
        <w:pStyle w:val="ListParagraph"/>
        <w:numPr>
          <w:ilvl w:val="0"/>
          <w:numId w:val="4"/>
        </w:numPr>
        <w:rPr>
          <w:b/>
          <w:bCs/>
        </w:rPr>
      </w:pPr>
      <w:r w:rsidRPr="00EB3FCB">
        <w:rPr>
          <w:b/>
          <w:bCs/>
        </w:rPr>
        <w:t>Colors</w:t>
      </w:r>
    </w:p>
    <w:p w14:paraId="51FF73C8" w14:textId="5973F711" w:rsidR="009B5D00" w:rsidRDefault="009B5D00" w:rsidP="00962A6D">
      <w:r>
        <w:t>Following are the properties of both colors:</w:t>
      </w:r>
    </w:p>
    <w:p w14:paraId="5E1706C2" w14:textId="0912D9D6" w:rsidR="009B5D00" w:rsidRDefault="00957661" w:rsidP="008F61EE">
      <w:pPr>
        <w:jc w:val="center"/>
      </w:pPr>
      <w:r>
        <w:rPr>
          <w:noProof/>
        </w:rPr>
        <w:drawing>
          <wp:inline distT="0" distB="0" distL="0" distR="0" wp14:anchorId="3250B4F4" wp14:editId="1D3EE3A7">
            <wp:extent cx="1484768" cy="2002711"/>
            <wp:effectExtent l="0" t="0" r="1270" b="0"/>
            <wp:docPr id="8982765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6531" name="Picture 89827653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229" cy="20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1EE">
        <w:t xml:space="preserve">                                  </w:t>
      </w:r>
      <w:r>
        <w:rPr>
          <w:noProof/>
        </w:rPr>
        <w:drawing>
          <wp:inline distT="0" distB="0" distL="0" distR="0" wp14:anchorId="7622486D" wp14:editId="684C561C">
            <wp:extent cx="1458222" cy="2000816"/>
            <wp:effectExtent l="0" t="0" r="8890" b="0"/>
            <wp:docPr id="1129268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68748" name="Picture 11292687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168" cy="20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B4BA" w14:textId="2B66A5A2" w:rsidR="00F939FF" w:rsidRDefault="00F939FF" w:rsidP="00F939FF">
      <w:r>
        <w:t>First one is our lava color and the second one is our triangles color.</w:t>
      </w:r>
    </w:p>
    <w:p w14:paraId="733033CD" w14:textId="44E4EFBC" w:rsidR="00EB3FCB" w:rsidRDefault="002814A0" w:rsidP="00EB3FC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Cat code</w:t>
      </w:r>
    </w:p>
    <w:p w14:paraId="3296C2F7" w14:textId="0B3DFBCF" w:rsidR="00EB3FCB" w:rsidRDefault="00EB3FCB" w:rsidP="00EB3FCB">
      <w:r>
        <w:t xml:space="preserve">The code for termination is written in the </w:t>
      </w:r>
      <w:r w:rsidR="002814A0">
        <w:t xml:space="preserve">“cat” sprite. </w:t>
      </w:r>
      <w:r w:rsidR="009901F6">
        <w:t>Which is given below:</w:t>
      </w:r>
    </w:p>
    <w:p w14:paraId="53E4176A" w14:textId="2438C65E" w:rsidR="009901F6" w:rsidRDefault="009901F6" w:rsidP="009901F6">
      <w:pPr>
        <w:jc w:val="center"/>
      </w:pPr>
      <w:r>
        <w:rPr>
          <w:noProof/>
        </w:rPr>
        <w:drawing>
          <wp:inline distT="0" distB="0" distL="0" distR="0" wp14:anchorId="311ED599" wp14:editId="02736557">
            <wp:extent cx="2567166" cy="1742797"/>
            <wp:effectExtent l="0" t="0" r="5080" b="0"/>
            <wp:docPr id="1164000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0435" name="Picture 116400043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573" cy="174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A3BC" w14:textId="498F0814" w:rsidR="009901F6" w:rsidRDefault="009901F6" w:rsidP="002549D7">
      <w:pPr>
        <w:jc w:val="both"/>
      </w:pPr>
      <w:r>
        <w:t>We can see, when the cat touc</w:t>
      </w:r>
      <w:r w:rsidR="007B462D">
        <w:t xml:space="preserve">hes these specific colors, a broadcast message “loose” will </w:t>
      </w:r>
      <w:r w:rsidR="002549D7">
        <w:t>generated the cat will hide itself.</w:t>
      </w:r>
    </w:p>
    <w:p w14:paraId="1ED6139D" w14:textId="77777777" w:rsidR="002549D7" w:rsidRDefault="002549D7" w:rsidP="002549D7">
      <w:pPr>
        <w:jc w:val="both"/>
      </w:pPr>
    </w:p>
    <w:p w14:paraId="46A57466" w14:textId="73E02764" w:rsidR="002549D7" w:rsidRDefault="002549D7" w:rsidP="002549D7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2549D7">
        <w:rPr>
          <w:b/>
          <w:bCs/>
        </w:rPr>
        <w:lastRenderedPageBreak/>
        <w:t xml:space="preserve">All </w:t>
      </w:r>
      <w:r w:rsidR="003D5EF7" w:rsidRPr="002549D7">
        <w:rPr>
          <w:b/>
          <w:bCs/>
        </w:rPr>
        <w:t>Sprites</w:t>
      </w:r>
    </w:p>
    <w:p w14:paraId="73BF1FC6" w14:textId="190A017E" w:rsidR="002549D7" w:rsidRDefault="002549D7" w:rsidP="002549D7">
      <w:r>
        <w:t xml:space="preserve">Now when any sprite will receive this </w:t>
      </w:r>
      <w:r>
        <w:t>“loose”</w:t>
      </w:r>
      <w:r>
        <w:t xml:space="preserve"> message, it will hide itself.</w:t>
      </w:r>
    </w:p>
    <w:p w14:paraId="4034F88B" w14:textId="04906F22" w:rsidR="003D5EF7" w:rsidRDefault="003D5EF7" w:rsidP="003D5EF7">
      <w:pPr>
        <w:jc w:val="center"/>
      </w:pPr>
      <w:r>
        <w:rPr>
          <w:noProof/>
        </w:rPr>
        <w:drawing>
          <wp:inline distT="0" distB="0" distL="0" distR="0" wp14:anchorId="34040DAB" wp14:editId="7B5B7922">
            <wp:extent cx="1498473" cy="880171"/>
            <wp:effectExtent l="0" t="0" r="6985" b="0"/>
            <wp:docPr id="698998813" name="Picture 12" descr="A yellow and purple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98813" name="Picture 12" descr="A yellow and purple box with white text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32" cy="8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108A" w14:textId="77777777" w:rsidR="003D5EF7" w:rsidRDefault="003D5EF7" w:rsidP="003D5EF7"/>
    <w:p w14:paraId="653823C7" w14:textId="71CC39DD" w:rsidR="003D5EF7" w:rsidRDefault="003D5EF7" w:rsidP="003D5EF7">
      <w:pPr>
        <w:pStyle w:val="ListParagraph"/>
        <w:numPr>
          <w:ilvl w:val="0"/>
          <w:numId w:val="4"/>
        </w:numPr>
        <w:rPr>
          <w:b/>
          <w:bCs/>
        </w:rPr>
      </w:pPr>
      <w:r w:rsidRPr="003D5EF7">
        <w:rPr>
          <w:b/>
          <w:bCs/>
        </w:rPr>
        <w:t>Backdrop</w:t>
      </w:r>
      <w:r w:rsidR="00B50216">
        <w:rPr>
          <w:b/>
          <w:bCs/>
        </w:rPr>
        <w:t xml:space="preserve"> code</w:t>
      </w:r>
    </w:p>
    <w:p w14:paraId="6E82C00D" w14:textId="05EC267F" w:rsidR="00FB2EEE" w:rsidRDefault="00B50216" w:rsidP="00B50216">
      <w:pPr>
        <w:jc w:val="both"/>
      </w:pPr>
      <w:r>
        <w:t xml:space="preserve">When the backdrop will receive the lose message, it will switch costume to </w:t>
      </w:r>
      <w:r w:rsidR="00FB2EEE">
        <w:t xml:space="preserve">“lose” </w:t>
      </w:r>
      <w:r>
        <w:t>costume</w:t>
      </w:r>
      <w:r w:rsidR="00C51095">
        <w:t xml:space="preserve"> and play a </w:t>
      </w:r>
      <w:r w:rsidR="00FD4577">
        <w:t>losing</w:t>
      </w:r>
      <w:r w:rsidR="00C51095">
        <w:t xml:space="preserve"> sound.</w:t>
      </w:r>
    </w:p>
    <w:p w14:paraId="05A86968" w14:textId="45A7C380" w:rsidR="00FD4577" w:rsidRDefault="00FD4577" w:rsidP="00FD4577">
      <w:pPr>
        <w:jc w:val="center"/>
      </w:pPr>
      <w:r>
        <w:rPr>
          <w:noProof/>
        </w:rPr>
        <w:drawing>
          <wp:inline distT="0" distB="0" distL="0" distR="0" wp14:anchorId="5003E7CE" wp14:editId="5479CA42">
            <wp:extent cx="1907037" cy="1723667"/>
            <wp:effectExtent l="0" t="0" r="0" b="0"/>
            <wp:docPr id="1870686764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6764" name="Picture 13" descr="A screenshot of a computer screen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541" cy="17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9765" w14:textId="77777777" w:rsidR="00FD4577" w:rsidRDefault="00FD4577" w:rsidP="005C4D09">
      <w:pPr>
        <w:jc w:val="center"/>
      </w:pPr>
    </w:p>
    <w:p w14:paraId="2A82A884" w14:textId="77777777" w:rsidR="005C4D09" w:rsidRDefault="005C4D09" w:rsidP="005C4D09">
      <w:pPr>
        <w:jc w:val="center"/>
      </w:pPr>
    </w:p>
    <w:p w14:paraId="7BCBEAF3" w14:textId="77777777" w:rsidR="005C4D09" w:rsidRDefault="005C4D09" w:rsidP="005C4D09">
      <w:pPr>
        <w:pBdr>
          <w:bottom w:val="single" w:sz="12" w:space="1" w:color="auto"/>
        </w:pBdr>
        <w:jc w:val="center"/>
      </w:pPr>
    </w:p>
    <w:p w14:paraId="347F3C44" w14:textId="77777777" w:rsidR="005C4D09" w:rsidRDefault="005C4D09" w:rsidP="005C4D09">
      <w:pPr>
        <w:jc w:val="center"/>
      </w:pPr>
    </w:p>
    <w:p w14:paraId="7EFBBAD8" w14:textId="77777777" w:rsidR="00FD4577" w:rsidRDefault="00FD4577" w:rsidP="00B50216">
      <w:pPr>
        <w:jc w:val="both"/>
      </w:pPr>
    </w:p>
    <w:p w14:paraId="4D3B0F18" w14:textId="77777777" w:rsidR="00B50216" w:rsidRPr="00B50216" w:rsidRDefault="00B50216" w:rsidP="00B50216">
      <w:pPr>
        <w:jc w:val="both"/>
      </w:pPr>
    </w:p>
    <w:p w14:paraId="567E595E" w14:textId="77777777" w:rsidR="002549D7" w:rsidRPr="002549D7" w:rsidRDefault="002549D7" w:rsidP="002549D7">
      <w:pPr>
        <w:jc w:val="both"/>
        <w:rPr>
          <w:b/>
          <w:bCs/>
        </w:rPr>
      </w:pPr>
    </w:p>
    <w:sectPr w:rsidR="002549D7" w:rsidRPr="002549D7" w:rsidSect="00A346F0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AE5653" w14:textId="77777777" w:rsidR="00A5244D" w:rsidRDefault="00A5244D" w:rsidP="002743CE">
      <w:pPr>
        <w:spacing w:after="0" w:line="240" w:lineRule="auto"/>
      </w:pPr>
      <w:r>
        <w:separator/>
      </w:r>
    </w:p>
  </w:endnote>
  <w:endnote w:type="continuationSeparator" w:id="0">
    <w:p w14:paraId="2244BC35" w14:textId="77777777" w:rsidR="00A5244D" w:rsidRDefault="00A5244D" w:rsidP="002743CE">
      <w:pPr>
        <w:spacing w:after="0" w:line="240" w:lineRule="auto"/>
      </w:pPr>
      <w:r>
        <w:continuationSeparator/>
      </w:r>
    </w:p>
  </w:endnote>
  <w:endnote w:type="continuationNotice" w:id="1">
    <w:p w14:paraId="70955BA2" w14:textId="77777777" w:rsidR="00A5244D" w:rsidRDefault="00A524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908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DFD537" w14:textId="73FE6EB8" w:rsidR="00AD0FC7" w:rsidRDefault="00AD0F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0A911" w14:textId="77777777" w:rsidR="007531B1" w:rsidRDefault="00753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0B656" w14:textId="77777777" w:rsidR="00A5244D" w:rsidRDefault="00A5244D" w:rsidP="002743CE">
      <w:pPr>
        <w:spacing w:after="0" w:line="240" w:lineRule="auto"/>
      </w:pPr>
      <w:r>
        <w:separator/>
      </w:r>
    </w:p>
  </w:footnote>
  <w:footnote w:type="continuationSeparator" w:id="0">
    <w:p w14:paraId="292704C0" w14:textId="77777777" w:rsidR="00A5244D" w:rsidRDefault="00A5244D" w:rsidP="002743CE">
      <w:pPr>
        <w:spacing w:after="0" w:line="240" w:lineRule="auto"/>
      </w:pPr>
      <w:r>
        <w:continuationSeparator/>
      </w:r>
    </w:p>
  </w:footnote>
  <w:footnote w:type="continuationNotice" w:id="1">
    <w:p w14:paraId="3EB7AD72" w14:textId="77777777" w:rsidR="00A5244D" w:rsidRDefault="00A524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7251B" w14:textId="2658CAC2" w:rsidR="002743CE" w:rsidRDefault="002743CE" w:rsidP="002743CE">
    <w:pPr>
      <w:pStyle w:val="Header"/>
      <w:jc w:val="center"/>
    </w:pPr>
    <w:r>
      <w:t>Cat Mario Documents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328D8"/>
    <w:multiLevelType w:val="hybridMultilevel"/>
    <w:tmpl w:val="1F86A34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DD76FFB"/>
    <w:multiLevelType w:val="hybridMultilevel"/>
    <w:tmpl w:val="9F841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03832"/>
    <w:multiLevelType w:val="hybridMultilevel"/>
    <w:tmpl w:val="15966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41D62"/>
    <w:multiLevelType w:val="hybridMultilevel"/>
    <w:tmpl w:val="BA144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31B43"/>
    <w:multiLevelType w:val="hybridMultilevel"/>
    <w:tmpl w:val="0AACC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C018D"/>
    <w:multiLevelType w:val="hybridMultilevel"/>
    <w:tmpl w:val="51FE0B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44923">
    <w:abstractNumId w:val="4"/>
  </w:num>
  <w:num w:numId="2" w16cid:durableId="658656746">
    <w:abstractNumId w:val="1"/>
  </w:num>
  <w:num w:numId="3" w16cid:durableId="1654020498">
    <w:abstractNumId w:val="0"/>
  </w:num>
  <w:num w:numId="4" w16cid:durableId="1839154706">
    <w:abstractNumId w:val="3"/>
  </w:num>
  <w:num w:numId="5" w16cid:durableId="505635469">
    <w:abstractNumId w:val="5"/>
  </w:num>
  <w:num w:numId="6" w16cid:durableId="105415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22"/>
    <w:rsid w:val="000018B1"/>
    <w:rsid w:val="00020E11"/>
    <w:rsid w:val="00032245"/>
    <w:rsid w:val="00075386"/>
    <w:rsid w:val="00086C6D"/>
    <w:rsid w:val="00087358"/>
    <w:rsid w:val="000D3A50"/>
    <w:rsid w:val="00103E68"/>
    <w:rsid w:val="001142DD"/>
    <w:rsid w:val="001227E4"/>
    <w:rsid w:val="0012779F"/>
    <w:rsid w:val="0013098D"/>
    <w:rsid w:val="00132EFB"/>
    <w:rsid w:val="00165115"/>
    <w:rsid w:val="001814EE"/>
    <w:rsid w:val="00186A5A"/>
    <w:rsid w:val="00187F3E"/>
    <w:rsid w:val="0019221F"/>
    <w:rsid w:val="001B0D71"/>
    <w:rsid w:val="001B4B57"/>
    <w:rsid w:val="001C1CE8"/>
    <w:rsid w:val="001C36F6"/>
    <w:rsid w:val="001E4733"/>
    <w:rsid w:val="001F34FB"/>
    <w:rsid w:val="001F408E"/>
    <w:rsid w:val="001F632A"/>
    <w:rsid w:val="00212F15"/>
    <w:rsid w:val="002233A2"/>
    <w:rsid w:val="002347EF"/>
    <w:rsid w:val="00235BD6"/>
    <w:rsid w:val="002549D7"/>
    <w:rsid w:val="00261480"/>
    <w:rsid w:val="00270DB6"/>
    <w:rsid w:val="002743CE"/>
    <w:rsid w:val="002814A0"/>
    <w:rsid w:val="00287A11"/>
    <w:rsid w:val="002A1C52"/>
    <w:rsid w:val="002A253B"/>
    <w:rsid w:val="002B66AA"/>
    <w:rsid w:val="002B73F2"/>
    <w:rsid w:val="002C6014"/>
    <w:rsid w:val="002D0358"/>
    <w:rsid w:val="002D03F6"/>
    <w:rsid w:val="002D584C"/>
    <w:rsid w:val="002E181C"/>
    <w:rsid w:val="002F30A4"/>
    <w:rsid w:val="002F3152"/>
    <w:rsid w:val="00300395"/>
    <w:rsid w:val="003059C2"/>
    <w:rsid w:val="0030638A"/>
    <w:rsid w:val="00311B47"/>
    <w:rsid w:val="00316552"/>
    <w:rsid w:val="0033624B"/>
    <w:rsid w:val="00336D3E"/>
    <w:rsid w:val="00337D46"/>
    <w:rsid w:val="00357873"/>
    <w:rsid w:val="003579F5"/>
    <w:rsid w:val="003752D3"/>
    <w:rsid w:val="00382FCE"/>
    <w:rsid w:val="0039192D"/>
    <w:rsid w:val="003937EF"/>
    <w:rsid w:val="00397413"/>
    <w:rsid w:val="003A04F7"/>
    <w:rsid w:val="003A266A"/>
    <w:rsid w:val="003D1BC1"/>
    <w:rsid w:val="003D5EF7"/>
    <w:rsid w:val="003E4964"/>
    <w:rsid w:val="003F5B31"/>
    <w:rsid w:val="00403F6E"/>
    <w:rsid w:val="004172D5"/>
    <w:rsid w:val="00436653"/>
    <w:rsid w:val="0045217A"/>
    <w:rsid w:val="00476761"/>
    <w:rsid w:val="00483279"/>
    <w:rsid w:val="00496CB8"/>
    <w:rsid w:val="004A2FE6"/>
    <w:rsid w:val="004E44F9"/>
    <w:rsid w:val="005107D5"/>
    <w:rsid w:val="00525641"/>
    <w:rsid w:val="005336F6"/>
    <w:rsid w:val="005531DC"/>
    <w:rsid w:val="00556673"/>
    <w:rsid w:val="0057212C"/>
    <w:rsid w:val="00573C57"/>
    <w:rsid w:val="00576709"/>
    <w:rsid w:val="00591C10"/>
    <w:rsid w:val="005A0169"/>
    <w:rsid w:val="005A2889"/>
    <w:rsid w:val="005B1028"/>
    <w:rsid w:val="005B3C40"/>
    <w:rsid w:val="005B5E36"/>
    <w:rsid w:val="005C0090"/>
    <w:rsid w:val="005C0434"/>
    <w:rsid w:val="005C4D09"/>
    <w:rsid w:val="005D25D9"/>
    <w:rsid w:val="005D7A4C"/>
    <w:rsid w:val="005E1F29"/>
    <w:rsid w:val="005F02B2"/>
    <w:rsid w:val="005F4A0D"/>
    <w:rsid w:val="005F7325"/>
    <w:rsid w:val="006006BD"/>
    <w:rsid w:val="006059C4"/>
    <w:rsid w:val="00630AD6"/>
    <w:rsid w:val="00644B18"/>
    <w:rsid w:val="006529D5"/>
    <w:rsid w:val="0066221D"/>
    <w:rsid w:val="00666334"/>
    <w:rsid w:val="00666B7C"/>
    <w:rsid w:val="00673828"/>
    <w:rsid w:val="006757F4"/>
    <w:rsid w:val="006B61C8"/>
    <w:rsid w:val="006F6791"/>
    <w:rsid w:val="006F735E"/>
    <w:rsid w:val="0070384F"/>
    <w:rsid w:val="0070500E"/>
    <w:rsid w:val="00706305"/>
    <w:rsid w:val="00722CF7"/>
    <w:rsid w:val="00722D6A"/>
    <w:rsid w:val="00723DD0"/>
    <w:rsid w:val="007275BB"/>
    <w:rsid w:val="00733408"/>
    <w:rsid w:val="007455F3"/>
    <w:rsid w:val="00746189"/>
    <w:rsid w:val="007531B1"/>
    <w:rsid w:val="00753B8A"/>
    <w:rsid w:val="00760822"/>
    <w:rsid w:val="0076457F"/>
    <w:rsid w:val="00775832"/>
    <w:rsid w:val="00776EF2"/>
    <w:rsid w:val="0077770C"/>
    <w:rsid w:val="00781B83"/>
    <w:rsid w:val="00782308"/>
    <w:rsid w:val="00796A1C"/>
    <w:rsid w:val="007B0657"/>
    <w:rsid w:val="007B462D"/>
    <w:rsid w:val="007B7E2E"/>
    <w:rsid w:val="007C58BB"/>
    <w:rsid w:val="007D12DB"/>
    <w:rsid w:val="007D68A9"/>
    <w:rsid w:val="007D7156"/>
    <w:rsid w:val="007E515A"/>
    <w:rsid w:val="007F68BC"/>
    <w:rsid w:val="007F7E9D"/>
    <w:rsid w:val="00807684"/>
    <w:rsid w:val="00811448"/>
    <w:rsid w:val="008260C6"/>
    <w:rsid w:val="0086172B"/>
    <w:rsid w:val="0086257C"/>
    <w:rsid w:val="00866D6D"/>
    <w:rsid w:val="00886EBC"/>
    <w:rsid w:val="008A08C9"/>
    <w:rsid w:val="008A2B28"/>
    <w:rsid w:val="008B2B78"/>
    <w:rsid w:val="008D0116"/>
    <w:rsid w:val="008D79A2"/>
    <w:rsid w:val="008F0293"/>
    <w:rsid w:val="008F61EE"/>
    <w:rsid w:val="009051E1"/>
    <w:rsid w:val="00907F26"/>
    <w:rsid w:val="009178B2"/>
    <w:rsid w:val="009333B8"/>
    <w:rsid w:val="00935EFD"/>
    <w:rsid w:val="0095437C"/>
    <w:rsid w:val="009552B2"/>
    <w:rsid w:val="00957661"/>
    <w:rsid w:val="00957B70"/>
    <w:rsid w:val="00957DE6"/>
    <w:rsid w:val="00962A6D"/>
    <w:rsid w:val="0097016C"/>
    <w:rsid w:val="009901F6"/>
    <w:rsid w:val="00995B67"/>
    <w:rsid w:val="009A7233"/>
    <w:rsid w:val="009B3550"/>
    <w:rsid w:val="009B3948"/>
    <w:rsid w:val="009B5D00"/>
    <w:rsid w:val="009C59EB"/>
    <w:rsid w:val="009C5F7C"/>
    <w:rsid w:val="009D142F"/>
    <w:rsid w:val="009D2049"/>
    <w:rsid w:val="009E39E6"/>
    <w:rsid w:val="009E4A77"/>
    <w:rsid w:val="00A0000D"/>
    <w:rsid w:val="00A026A7"/>
    <w:rsid w:val="00A15E2D"/>
    <w:rsid w:val="00A20494"/>
    <w:rsid w:val="00A346F0"/>
    <w:rsid w:val="00A3618E"/>
    <w:rsid w:val="00A505B7"/>
    <w:rsid w:val="00A5244D"/>
    <w:rsid w:val="00A600A5"/>
    <w:rsid w:val="00A73438"/>
    <w:rsid w:val="00A76D2F"/>
    <w:rsid w:val="00A95FD9"/>
    <w:rsid w:val="00A97551"/>
    <w:rsid w:val="00AA70BC"/>
    <w:rsid w:val="00AB1292"/>
    <w:rsid w:val="00AD0FC7"/>
    <w:rsid w:val="00AD3B64"/>
    <w:rsid w:val="00AF1206"/>
    <w:rsid w:val="00AF59A1"/>
    <w:rsid w:val="00B01FCF"/>
    <w:rsid w:val="00B3084C"/>
    <w:rsid w:val="00B50216"/>
    <w:rsid w:val="00B5599D"/>
    <w:rsid w:val="00B67685"/>
    <w:rsid w:val="00B75B7A"/>
    <w:rsid w:val="00B81192"/>
    <w:rsid w:val="00B930F0"/>
    <w:rsid w:val="00BA5B7F"/>
    <w:rsid w:val="00BB1417"/>
    <w:rsid w:val="00BB3A5C"/>
    <w:rsid w:val="00BC72A5"/>
    <w:rsid w:val="00BD1EC0"/>
    <w:rsid w:val="00BD2A4A"/>
    <w:rsid w:val="00BD7CF2"/>
    <w:rsid w:val="00BE28E3"/>
    <w:rsid w:val="00BF74C2"/>
    <w:rsid w:val="00C3089F"/>
    <w:rsid w:val="00C33944"/>
    <w:rsid w:val="00C51095"/>
    <w:rsid w:val="00C5450A"/>
    <w:rsid w:val="00C631B8"/>
    <w:rsid w:val="00C70B4A"/>
    <w:rsid w:val="00C83B61"/>
    <w:rsid w:val="00C873F5"/>
    <w:rsid w:val="00C949A7"/>
    <w:rsid w:val="00CB475D"/>
    <w:rsid w:val="00CC22D8"/>
    <w:rsid w:val="00CC27E2"/>
    <w:rsid w:val="00CD1877"/>
    <w:rsid w:val="00CD1D1A"/>
    <w:rsid w:val="00CE0610"/>
    <w:rsid w:val="00CE71F7"/>
    <w:rsid w:val="00CF778E"/>
    <w:rsid w:val="00D10FA6"/>
    <w:rsid w:val="00D16057"/>
    <w:rsid w:val="00D1630B"/>
    <w:rsid w:val="00D23C86"/>
    <w:rsid w:val="00D23E1E"/>
    <w:rsid w:val="00D37F62"/>
    <w:rsid w:val="00D40002"/>
    <w:rsid w:val="00D57786"/>
    <w:rsid w:val="00D62AA8"/>
    <w:rsid w:val="00D70360"/>
    <w:rsid w:val="00D84192"/>
    <w:rsid w:val="00D86B70"/>
    <w:rsid w:val="00D904AA"/>
    <w:rsid w:val="00D91AA6"/>
    <w:rsid w:val="00DA2C50"/>
    <w:rsid w:val="00DA3BDE"/>
    <w:rsid w:val="00DB16C6"/>
    <w:rsid w:val="00DB16F5"/>
    <w:rsid w:val="00DB6D67"/>
    <w:rsid w:val="00DE2056"/>
    <w:rsid w:val="00DE3D96"/>
    <w:rsid w:val="00DF5933"/>
    <w:rsid w:val="00E05DA5"/>
    <w:rsid w:val="00E0785F"/>
    <w:rsid w:val="00E16EB7"/>
    <w:rsid w:val="00E17912"/>
    <w:rsid w:val="00E449A2"/>
    <w:rsid w:val="00E75D87"/>
    <w:rsid w:val="00E9640B"/>
    <w:rsid w:val="00EA2A7F"/>
    <w:rsid w:val="00EA3F9B"/>
    <w:rsid w:val="00EA4C22"/>
    <w:rsid w:val="00EB01C8"/>
    <w:rsid w:val="00EB3C73"/>
    <w:rsid w:val="00EB3FCB"/>
    <w:rsid w:val="00EC4B06"/>
    <w:rsid w:val="00EC4D5E"/>
    <w:rsid w:val="00ED6530"/>
    <w:rsid w:val="00ED68A8"/>
    <w:rsid w:val="00EE37F6"/>
    <w:rsid w:val="00F15848"/>
    <w:rsid w:val="00F33976"/>
    <w:rsid w:val="00F44C77"/>
    <w:rsid w:val="00F51935"/>
    <w:rsid w:val="00F81119"/>
    <w:rsid w:val="00F90083"/>
    <w:rsid w:val="00F939FF"/>
    <w:rsid w:val="00FA4F27"/>
    <w:rsid w:val="00FB0E6F"/>
    <w:rsid w:val="00FB2EEE"/>
    <w:rsid w:val="00FB5CF9"/>
    <w:rsid w:val="00FC2A24"/>
    <w:rsid w:val="00FC466F"/>
    <w:rsid w:val="00FD4577"/>
    <w:rsid w:val="00FD7106"/>
    <w:rsid w:val="00FF0F3C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1958"/>
  <w15:chartTrackingRefBased/>
  <w15:docId w15:val="{C9D4CE95-7AAD-4681-A6F7-319E8D9C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57"/>
    <w:rPr>
      <w:rFonts w:ascii="Times New Roman" w:eastAsiaTheme="majorEastAsia" w:hAnsi="Times New Roman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B8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496CB8"/>
    <w:rPr>
      <w:rFonts w:ascii="Times New Roman" w:eastAsiaTheme="majorEastAsia" w:hAnsi="Times New Roman" w:cstheme="majorBidi"/>
      <w:b/>
      <w:spacing w:val="-10"/>
      <w:kern w:val="28"/>
      <w:sz w:val="56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2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743CE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743CE"/>
    <w:rPr>
      <w:rFonts w:ascii="Segoe UI" w:eastAsia="Segoe UI" w:hAnsi="Segoe UI" w:cs="Segoe U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3CE"/>
  </w:style>
  <w:style w:type="paragraph" w:styleId="Footer">
    <w:name w:val="footer"/>
    <w:basedOn w:val="Normal"/>
    <w:link w:val="FooterChar"/>
    <w:uiPriority w:val="99"/>
    <w:unhideWhenUsed/>
    <w:rsid w:val="002743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yperlink" Target="https://scratch.mit.edu/projects/620053739/?ref=create-learn.u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hyperlink" Target="https://www.create-learn.us/scratch-coding?ref=create-learn.us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916F0-5771-4D8C-AB35-88B2B9A38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18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Ahmad</dc:creator>
  <cp:keywords/>
  <dc:description/>
  <cp:lastModifiedBy>Nauman Ahmad</cp:lastModifiedBy>
  <cp:revision>272</cp:revision>
  <dcterms:created xsi:type="dcterms:W3CDTF">2024-10-18T15:07:00Z</dcterms:created>
  <dcterms:modified xsi:type="dcterms:W3CDTF">2024-10-19T20:39:00Z</dcterms:modified>
</cp:coreProperties>
</file>